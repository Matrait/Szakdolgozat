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3AB58" w14:textId="45C0CA8F" w:rsidR="009F015A" w:rsidRPr="009F015A" w:rsidRDefault="009F015A" w:rsidP="009F015A">
      <w:pPr>
        <w:spacing w:before="1200" w:line="480" w:lineRule="auto"/>
        <w:rPr>
          <w:rFonts w:cs="Times New Roman"/>
          <w:sz w:val="36"/>
          <w:szCs w:val="36"/>
        </w:rPr>
      </w:pPr>
      <w:bookmarkStart w:id="0" w:name="_Hlk85312325"/>
      <w:bookmarkEnd w:id="0"/>
      <w:r w:rsidRPr="009F015A">
        <w:rPr>
          <w:rFonts w:cs="Times New Roman"/>
          <w:sz w:val="36"/>
          <w:szCs w:val="36"/>
        </w:rPr>
        <w:t>Budapesti Corvinus Egyetem</w:t>
      </w:r>
    </w:p>
    <w:p w14:paraId="1027B747" w14:textId="016C3C2D" w:rsidR="009F015A" w:rsidRPr="009F015A" w:rsidRDefault="009F015A" w:rsidP="009F015A">
      <w:pPr>
        <w:spacing w:line="480" w:lineRule="auto"/>
        <w:rPr>
          <w:rFonts w:cs="Times New Roman"/>
          <w:sz w:val="36"/>
          <w:szCs w:val="36"/>
        </w:rPr>
      </w:pPr>
      <w:r w:rsidRPr="009F015A">
        <w:rPr>
          <w:rFonts w:cs="Times New Roman"/>
          <w:sz w:val="36"/>
          <w:szCs w:val="36"/>
        </w:rPr>
        <w:t>Gazdaságtudományi Kar</w:t>
      </w:r>
    </w:p>
    <w:p w14:paraId="304D283F" w14:textId="16E5A87D" w:rsidR="009F015A" w:rsidRPr="009F015A" w:rsidRDefault="00C11F1C" w:rsidP="00C11F1C">
      <w:pPr>
        <w:spacing w:after="2640" w:line="480" w:lineRule="auto"/>
        <w:rPr>
          <w:rFonts w:cs="Times New Roman"/>
          <w:sz w:val="36"/>
          <w:szCs w:val="36"/>
        </w:rPr>
      </w:pPr>
      <w:r>
        <w:rPr>
          <w:rFonts w:cs="Times New Roman"/>
          <w:sz w:val="36"/>
          <w:szCs w:val="36"/>
        </w:rPr>
        <w:t xml:space="preserve">Számítástudományi </w:t>
      </w:r>
      <w:r w:rsidR="009F015A" w:rsidRPr="009F015A">
        <w:rPr>
          <w:rFonts w:cs="Times New Roman"/>
          <w:sz w:val="36"/>
          <w:szCs w:val="36"/>
        </w:rPr>
        <w:t>Tanszék</w:t>
      </w:r>
    </w:p>
    <w:p w14:paraId="53713023" w14:textId="4DA76E3C" w:rsidR="009F015A" w:rsidRPr="00C11F1C" w:rsidRDefault="005844D3" w:rsidP="00C11F1C">
      <w:pPr>
        <w:spacing w:before="600" w:after="600"/>
        <w:jc w:val="center"/>
        <w:rPr>
          <w:rFonts w:cs="Times New Roman"/>
          <w:b/>
          <w:bCs/>
          <w:sz w:val="48"/>
          <w:szCs w:val="48"/>
        </w:rPr>
      </w:pPr>
      <w:bookmarkStart w:id="1" w:name="_Hlk99758383"/>
      <w:r w:rsidRPr="005844D3">
        <w:rPr>
          <w:rFonts w:cs="Times New Roman"/>
          <w:b/>
          <w:bCs/>
          <w:sz w:val="48"/>
          <w:szCs w:val="48"/>
        </w:rPr>
        <w:t>Hivatkozás kezelés számonkérés támogatása</w:t>
      </w:r>
    </w:p>
    <w:bookmarkEnd w:id="1"/>
    <w:p w14:paraId="0D68AEB0" w14:textId="7B7B4725" w:rsidR="009F015A" w:rsidRPr="00C11F1C" w:rsidRDefault="009F015A" w:rsidP="00C11F1C">
      <w:pPr>
        <w:spacing w:before="1920" w:line="480" w:lineRule="auto"/>
        <w:jc w:val="right"/>
        <w:rPr>
          <w:rFonts w:cs="Times New Roman"/>
          <w:sz w:val="36"/>
          <w:szCs w:val="36"/>
        </w:rPr>
      </w:pPr>
      <w:r w:rsidRPr="00C11F1C">
        <w:rPr>
          <w:rFonts w:cs="Times New Roman"/>
          <w:sz w:val="36"/>
          <w:szCs w:val="36"/>
        </w:rPr>
        <w:t>Készítette: Mátrai Tibor</w:t>
      </w:r>
    </w:p>
    <w:p w14:paraId="4365591E" w14:textId="0C23FC28" w:rsidR="009F015A" w:rsidRPr="00C11F1C" w:rsidRDefault="009F015A" w:rsidP="00C11F1C">
      <w:pPr>
        <w:spacing w:line="480" w:lineRule="auto"/>
        <w:jc w:val="right"/>
        <w:rPr>
          <w:rFonts w:cs="Times New Roman"/>
          <w:sz w:val="36"/>
          <w:szCs w:val="36"/>
        </w:rPr>
      </w:pPr>
      <w:r w:rsidRPr="00C11F1C">
        <w:rPr>
          <w:rFonts w:cs="Times New Roman"/>
          <w:sz w:val="36"/>
          <w:szCs w:val="36"/>
        </w:rPr>
        <w:t>Gazdaságinformatik</w:t>
      </w:r>
      <w:r w:rsidR="001F6755">
        <w:rPr>
          <w:rFonts w:cs="Times New Roman"/>
          <w:sz w:val="36"/>
          <w:szCs w:val="36"/>
        </w:rPr>
        <w:t>us</w:t>
      </w:r>
    </w:p>
    <w:p w14:paraId="6BA885DC" w14:textId="10295DEC" w:rsidR="009F015A" w:rsidRPr="00C11F1C" w:rsidRDefault="009F015A" w:rsidP="00C11F1C">
      <w:pPr>
        <w:spacing w:line="480" w:lineRule="auto"/>
        <w:jc w:val="right"/>
        <w:rPr>
          <w:rFonts w:cs="Times New Roman"/>
          <w:sz w:val="36"/>
          <w:szCs w:val="36"/>
        </w:rPr>
      </w:pPr>
      <w:r w:rsidRPr="00C11F1C">
        <w:rPr>
          <w:rFonts w:cs="Times New Roman"/>
          <w:sz w:val="36"/>
          <w:szCs w:val="36"/>
        </w:rPr>
        <w:t>2021</w:t>
      </w:r>
    </w:p>
    <w:p w14:paraId="1E04E54D" w14:textId="037D9383" w:rsidR="009F015A" w:rsidRDefault="009F015A" w:rsidP="00C11F1C">
      <w:pPr>
        <w:spacing w:line="480" w:lineRule="auto"/>
        <w:rPr>
          <w:rFonts w:cs="Times New Roman"/>
          <w:sz w:val="36"/>
          <w:szCs w:val="36"/>
        </w:rPr>
      </w:pPr>
      <w:r w:rsidRPr="00C11F1C">
        <w:rPr>
          <w:rFonts w:cs="Times New Roman"/>
          <w:sz w:val="36"/>
          <w:szCs w:val="36"/>
        </w:rPr>
        <w:t>Burka Dávid</w:t>
      </w:r>
    </w:p>
    <w:sdt>
      <w:sdtPr>
        <w:rPr>
          <w:rFonts w:eastAsiaTheme="minorHAnsi" w:cstheme="minorBidi"/>
          <w:b w:val="0"/>
          <w:sz w:val="24"/>
          <w:szCs w:val="22"/>
          <w:lang w:eastAsia="en-US"/>
        </w:rPr>
        <w:id w:val="-1184428796"/>
        <w:docPartObj>
          <w:docPartGallery w:val="Table of Contents"/>
          <w:docPartUnique/>
        </w:docPartObj>
      </w:sdtPr>
      <w:sdtEndPr>
        <w:rPr>
          <w:bCs/>
        </w:rPr>
      </w:sdtEndPr>
      <w:sdtContent>
        <w:commentRangeStart w:id="2" w:displacedByCustomXml="prev"/>
        <w:commentRangeStart w:id="3" w:displacedByCustomXml="prev"/>
        <w:commentRangeStart w:id="4" w:displacedByCustomXml="prev"/>
        <w:commentRangeStart w:id="5" w:displacedByCustomXml="prev"/>
        <w:p w14:paraId="18607997" w14:textId="72D47C5E" w:rsidR="00A23ED4" w:rsidRDefault="00A23ED4" w:rsidP="00E64499">
          <w:pPr>
            <w:pStyle w:val="TOCHeading"/>
          </w:pPr>
          <w:r>
            <w:t>Tartalom</w:t>
          </w:r>
          <w:commentRangeEnd w:id="4"/>
          <w:r w:rsidR="00FB3E2E">
            <w:rPr>
              <w:rStyle w:val="CommentReference"/>
              <w:rFonts w:eastAsiaTheme="minorHAnsi" w:cstheme="minorBidi"/>
              <w:b w:val="0"/>
              <w:lang w:eastAsia="en-US"/>
            </w:rPr>
            <w:commentReference w:id="4"/>
          </w:r>
          <w:commentRangeEnd w:id="3"/>
          <w:r w:rsidR="004E1D88">
            <w:rPr>
              <w:rStyle w:val="CommentReference"/>
              <w:rFonts w:eastAsiaTheme="minorHAnsi" w:cstheme="minorBidi"/>
              <w:b w:val="0"/>
              <w:lang w:eastAsia="en-US"/>
            </w:rPr>
            <w:commentReference w:id="3"/>
          </w:r>
          <w:commentRangeEnd w:id="2"/>
          <w:r w:rsidR="00AC5C1A">
            <w:rPr>
              <w:rStyle w:val="CommentReference"/>
              <w:rFonts w:eastAsiaTheme="minorHAnsi" w:cstheme="minorBidi"/>
              <w:b w:val="0"/>
              <w:lang w:eastAsia="en-US"/>
            </w:rPr>
            <w:commentReference w:id="2"/>
          </w:r>
          <w:commentRangeEnd w:id="5"/>
          <w:r w:rsidR="004A0228">
            <w:rPr>
              <w:rStyle w:val="CommentReference"/>
              <w:rFonts w:eastAsiaTheme="minorHAnsi" w:cstheme="minorBidi"/>
              <w:b w:val="0"/>
              <w:lang w:eastAsia="en-US"/>
            </w:rPr>
            <w:commentReference w:id="5"/>
          </w:r>
        </w:p>
        <w:p w14:paraId="3D3955AB" w14:textId="22214948" w:rsidR="00137633" w:rsidDel="00C043D8" w:rsidRDefault="004E1D88">
          <w:pPr>
            <w:pStyle w:val="TOC1"/>
            <w:rPr>
              <w:del w:id="6" w:author="Mátrai Tibor" w:date="2022-04-21T20:47:00Z"/>
              <w:rFonts w:asciiTheme="minorHAnsi" w:eastAsiaTheme="minorEastAsia" w:hAnsiTheme="minorHAnsi"/>
              <w:noProof/>
              <w:sz w:val="22"/>
              <w:lang w:val="en-US"/>
            </w:rPr>
          </w:pPr>
          <w:del w:id="7" w:author="Mátrai Tibor" w:date="2022-04-21T20:47:00Z">
            <w:r w:rsidDel="00C043D8">
              <w:fldChar w:fldCharType="begin"/>
            </w:r>
            <w:r w:rsidDel="00C043D8">
              <w:delInstrText xml:space="preserve"> TOC \o "1-2" \h \z \u </w:delInstrText>
            </w:r>
            <w:r w:rsidDel="00C043D8">
              <w:fldChar w:fldCharType="separate"/>
            </w:r>
            <w:r w:rsidR="00BF3C5F" w:rsidDel="00C043D8">
              <w:fldChar w:fldCharType="begin"/>
            </w:r>
            <w:r w:rsidR="00BF3C5F" w:rsidDel="00C043D8">
              <w:delInstrText xml:space="preserve"> HYPERLINK \l "_Toc100869430" </w:delInstrText>
            </w:r>
            <w:r w:rsidR="00BF3C5F" w:rsidDel="00C043D8">
              <w:fldChar w:fldCharType="separate"/>
            </w:r>
            <w:r w:rsidR="00137633" w:rsidRPr="00691B30" w:rsidDel="00C043D8">
              <w:rPr>
                <w:rStyle w:val="Hyperlink"/>
                <w:noProof/>
              </w:rPr>
              <w:delText>Bevezetés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_Toc100869430 \h </w:delInstrText>
            </w:r>
            <w:r w:rsidR="00137633" w:rsidDel="00C043D8">
              <w:rPr>
                <w:noProof/>
                <w:webHidden/>
              </w:rPr>
            </w:r>
            <w:r w:rsidR="00137633" w:rsidDel="00C043D8">
              <w:rPr>
                <w:noProof/>
                <w:webHidden/>
              </w:rPr>
              <w:fldChar w:fldCharType="separate"/>
            </w:r>
            <w:r w:rsidR="00137633" w:rsidDel="00C043D8">
              <w:rPr>
                <w:noProof/>
                <w:webHidden/>
              </w:rPr>
              <w:delText>2</w:delText>
            </w:r>
            <w:r w:rsidR="00137633" w:rsidDel="00C043D8">
              <w:rPr>
                <w:noProof/>
                <w:webHidden/>
              </w:rPr>
              <w:fldChar w:fldCharType="end"/>
            </w:r>
            <w:r w:rsidR="00BF3C5F" w:rsidDel="00C043D8">
              <w:rPr>
                <w:noProof/>
              </w:rPr>
              <w:fldChar w:fldCharType="end"/>
            </w:r>
          </w:del>
        </w:p>
        <w:p w14:paraId="5B98503F" w14:textId="1D0ACBDC" w:rsidR="00137633" w:rsidDel="00C043D8" w:rsidRDefault="00BF3C5F">
          <w:pPr>
            <w:pStyle w:val="TOC1"/>
            <w:tabs>
              <w:tab w:val="left" w:pos="1320"/>
            </w:tabs>
            <w:rPr>
              <w:del w:id="8" w:author="Mátrai Tibor" w:date="2022-04-21T20:47:00Z"/>
              <w:rFonts w:asciiTheme="minorHAnsi" w:eastAsiaTheme="minorEastAsia" w:hAnsiTheme="minorHAnsi"/>
              <w:noProof/>
              <w:sz w:val="22"/>
              <w:lang w:val="en-US"/>
            </w:rPr>
          </w:pPr>
          <w:del w:id="9" w:author="Mátrai Tibor" w:date="2022-04-21T20:47:00Z">
            <w:r w:rsidDel="00C043D8">
              <w:fldChar w:fldCharType="begin"/>
            </w:r>
            <w:r w:rsidDel="00C043D8">
              <w:delInstrText xml:space="preserve"> HYPERLINK \l "_Toc100869431" </w:delInstrText>
            </w:r>
            <w:r w:rsidDel="00C043D8">
              <w:fldChar w:fldCharType="separate"/>
            </w:r>
            <w:r w:rsidR="00137633" w:rsidRPr="00691B30" w:rsidDel="00C043D8">
              <w:rPr>
                <w:rStyle w:val="Hyperlink"/>
                <w:noProof/>
              </w:rPr>
              <w:delText>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Projektéletciklus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_Toc100869431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7D4B5EFE" w14:textId="18FE3879" w:rsidR="00137633" w:rsidDel="00C043D8" w:rsidRDefault="00BF3C5F">
          <w:pPr>
            <w:pStyle w:val="TOC2"/>
            <w:tabs>
              <w:tab w:val="left" w:pos="1540"/>
              <w:tab w:val="right" w:leader="dot" w:pos="9062"/>
            </w:tabs>
            <w:rPr>
              <w:del w:id="10" w:author="Mátrai Tibor" w:date="2022-04-21T20:47:00Z"/>
              <w:rFonts w:asciiTheme="minorHAnsi" w:eastAsiaTheme="minorEastAsia" w:hAnsiTheme="minorHAnsi"/>
              <w:noProof/>
              <w:sz w:val="22"/>
              <w:lang w:val="en-US"/>
            </w:rPr>
          </w:pPr>
          <w:del w:id="11" w:author="Mátrai Tibor" w:date="2022-04-21T20:47:00Z">
            <w:r w:rsidDel="00C043D8">
              <w:fldChar w:fldCharType="begin"/>
            </w:r>
            <w:r w:rsidDel="00C043D8">
              <w:delInstrText xml:space="preserve"> HYPERLINK \l "_Toc100869432" </w:delInstrText>
            </w:r>
            <w:r w:rsidDel="00C043D8">
              <w:fldChar w:fldCharType="separate"/>
            </w:r>
            <w:r w:rsidR="00137633" w:rsidRPr="00691B30" w:rsidDel="00C043D8">
              <w:rPr>
                <w:rStyle w:val="Hyperlink"/>
                <w:noProof/>
              </w:rPr>
              <w:delText>1.1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Vízesésmodell</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_Toc100869432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4F883BDF" w14:textId="4F12C609" w:rsidR="00137633" w:rsidDel="00C043D8" w:rsidRDefault="00BF3C5F">
          <w:pPr>
            <w:pStyle w:val="TOC2"/>
            <w:tabs>
              <w:tab w:val="left" w:pos="1540"/>
              <w:tab w:val="right" w:leader="dot" w:pos="9062"/>
            </w:tabs>
            <w:rPr>
              <w:del w:id="12" w:author="Mátrai Tibor" w:date="2022-04-21T20:47:00Z"/>
              <w:rFonts w:asciiTheme="minorHAnsi" w:eastAsiaTheme="minorEastAsia" w:hAnsiTheme="minorHAnsi"/>
              <w:noProof/>
              <w:sz w:val="22"/>
              <w:lang w:val="en-US"/>
            </w:rPr>
          </w:pPr>
          <w:del w:id="13" w:author="Mátrai Tibor" w:date="2022-04-21T20:47:00Z">
            <w:r w:rsidDel="00C043D8">
              <w:fldChar w:fldCharType="begin"/>
            </w:r>
            <w:r w:rsidDel="00C043D8">
              <w:delInstrText xml:space="preserve"> HYPERLINK \l "_Toc100869433" </w:delInstrText>
            </w:r>
            <w:r w:rsidDel="00C043D8">
              <w:fldChar w:fldCharType="separate"/>
            </w:r>
            <w:r w:rsidR="00137633" w:rsidRPr="00691B30" w:rsidDel="00C043D8">
              <w:rPr>
                <w:rStyle w:val="Hyperlink"/>
                <w:noProof/>
              </w:rPr>
              <w:delText>1.2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Agilis 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_Toc100869433 \h </w:delInstrText>
            </w:r>
            <w:r w:rsidR="00137633" w:rsidDel="00C043D8">
              <w:rPr>
                <w:noProof/>
                <w:webHidden/>
              </w:rPr>
            </w:r>
            <w:r w:rsidR="00137633" w:rsidDel="00C043D8">
              <w:rPr>
                <w:noProof/>
                <w:webHidden/>
              </w:rPr>
              <w:fldChar w:fldCharType="separate"/>
            </w:r>
            <w:r w:rsidR="00137633" w:rsidDel="00C043D8">
              <w:rPr>
                <w:noProof/>
                <w:webHidden/>
              </w:rPr>
              <w:delText>6</w:delText>
            </w:r>
            <w:r w:rsidR="00137633" w:rsidDel="00C043D8">
              <w:rPr>
                <w:noProof/>
                <w:webHidden/>
              </w:rPr>
              <w:fldChar w:fldCharType="end"/>
            </w:r>
            <w:r w:rsidDel="00C043D8">
              <w:rPr>
                <w:noProof/>
              </w:rPr>
              <w:fldChar w:fldCharType="end"/>
            </w:r>
          </w:del>
        </w:p>
        <w:p w14:paraId="386DAEC2" w14:textId="0FE6511F" w:rsidR="00137633" w:rsidDel="00C043D8" w:rsidRDefault="00BF3C5F">
          <w:pPr>
            <w:pStyle w:val="TOC1"/>
            <w:tabs>
              <w:tab w:val="left" w:pos="1320"/>
            </w:tabs>
            <w:rPr>
              <w:del w:id="14" w:author="Mátrai Tibor" w:date="2022-04-21T20:47:00Z"/>
              <w:rFonts w:asciiTheme="minorHAnsi" w:eastAsiaTheme="minorEastAsia" w:hAnsiTheme="minorHAnsi"/>
              <w:noProof/>
              <w:sz w:val="22"/>
              <w:lang w:val="en-US"/>
            </w:rPr>
          </w:pPr>
          <w:del w:id="15" w:author="Mátrai Tibor" w:date="2022-04-21T20:47:00Z">
            <w:r w:rsidDel="00C043D8">
              <w:fldChar w:fldCharType="begin"/>
            </w:r>
            <w:r w:rsidDel="00C043D8">
              <w:delInstrText xml:space="preserve"> HYPERLINK \l "_Toc100869434" </w:delInstrText>
            </w:r>
            <w:r w:rsidDel="00C043D8">
              <w:fldChar w:fldCharType="separate"/>
            </w:r>
            <w:r w:rsidR="00137633" w:rsidRPr="00691B30" w:rsidDel="00C043D8">
              <w:rPr>
                <w:rStyle w:val="Hyperlink"/>
                <w:noProof/>
              </w:rPr>
              <w:delText>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Word plugin fejlesztés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_Toc100869434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62D60CA9" w14:textId="1F578270" w:rsidR="00137633" w:rsidDel="00C043D8" w:rsidRDefault="00BF3C5F">
          <w:pPr>
            <w:pStyle w:val="TOC2"/>
            <w:tabs>
              <w:tab w:val="left" w:pos="1540"/>
              <w:tab w:val="right" w:leader="dot" w:pos="9062"/>
            </w:tabs>
            <w:rPr>
              <w:del w:id="16" w:author="Mátrai Tibor" w:date="2022-04-21T20:47:00Z"/>
              <w:rFonts w:asciiTheme="minorHAnsi" w:eastAsiaTheme="minorEastAsia" w:hAnsiTheme="minorHAnsi"/>
              <w:noProof/>
              <w:sz w:val="22"/>
              <w:lang w:val="en-US"/>
            </w:rPr>
          </w:pPr>
          <w:del w:id="17" w:author="Mátrai Tibor" w:date="2022-04-21T20:47:00Z">
            <w:r w:rsidDel="00C043D8">
              <w:fldChar w:fldCharType="begin"/>
            </w:r>
            <w:r w:rsidDel="00C043D8">
              <w:delInstrText xml:space="preserve"> HYPERLINK \l "_Toc100869435" </w:delInstrText>
            </w:r>
            <w:r w:rsidDel="00C043D8">
              <w:fldChar w:fldCharType="separate"/>
            </w:r>
            <w:r w:rsidR="00137633" w:rsidRPr="00691B30" w:rsidDel="00C043D8">
              <w:rPr>
                <w:rStyle w:val="Hyperlink"/>
                <w:noProof/>
              </w:rPr>
              <w:delText>2.1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Moodle</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_Toc100869435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48B09479" w14:textId="67D2924B" w:rsidR="00137633" w:rsidDel="00C043D8" w:rsidRDefault="00BF3C5F">
          <w:pPr>
            <w:pStyle w:val="TOC2"/>
            <w:tabs>
              <w:tab w:val="left" w:pos="1540"/>
              <w:tab w:val="right" w:leader="dot" w:pos="9062"/>
            </w:tabs>
            <w:rPr>
              <w:del w:id="18" w:author="Mátrai Tibor" w:date="2022-04-21T20:47:00Z"/>
              <w:rFonts w:asciiTheme="minorHAnsi" w:eastAsiaTheme="minorEastAsia" w:hAnsiTheme="minorHAnsi"/>
              <w:noProof/>
              <w:sz w:val="22"/>
              <w:lang w:val="en-US"/>
            </w:rPr>
          </w:pPr>
          <w:del w:id="19" w:author="Mátrai Tibor" w:date="2022-04-21T20:47:00Z">
            <w:r w:rsidDel="00C043D8">
              <w:fldChar w:fldCharType="begin"/>
            </w:r>
            <w:r w:rsidDel="00C043D8">
              <w:delInstrText xml:space="preserve"> HYPERLINK \l "_Toc100869436" </w:delInstrText>
            </w:r>
            <w:r w:rsidDel="00C043D8">
              <w:fldChar w:fldCharType="separate"/>
            </w:r>
            <w:r w:rsidR="00137633" w:rsidRPr="00691B30" w:rsidDel="00C043D8">
              <w:rPr>
                <w:rStyle w:val="Hyperlink"/>
                <w:noProof/>
              </w:rPr>
              <w:delText>2.2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Office makró</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_Toc100869436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393CC112" w14:textId="7C1A858F" w:rsidR="00137633" w:rsidDel="00C043D8" w:rsidRDefault="00BF3C5F">
          <w:pPr>
            <w:pStyle w:val="TOC2"/>
            <w:tabs>
              <w:tab w:val="left" w:pos="1540"/>
              <w:tab w:val="right" w:leader="dot" w:pos="9062"/>
            </w:tabs>
            <w:rPr>
              <w:del w:id="20" w:author="Mátrai Tibor" w:date="2022-04-21T20:47:00Z"/>
              <w:rFonts w:asciiTheme="minorHAnsi" w:eastAsiaTheme="minorEastAsia" w:hAnsiTheme="minorHAnsi"/>
              <w:noProof/>
              <w:sz w:val="22"/>
              <w:lang w:val="en-US"/>
            </w:rPr>
          </w:pPr>
          <w:del w:id="21" w:author="Mátrai Tibor" w:date="2022-04-21T20:47:00Z">
            <w:r w:rsidDel="00C043D8">
              <w:fldChar w:fldCharType="begin"/>
            </w:r>
            <w:r w:rsidDel="00C043D8">
              <w:delInstrText xml:space="preserve"> HYPERLINK \l "_Toc100869437" </w:delInstrText>
            </w:r>
            <w:r w:rsidDel="00C043D8">
              <w:fldChar w:fldCharType="separate"/>
            </w:r>
            <w:r w:rsidR="00137633" w:rsidRPr="00691B30" w:rsidDel="00C043D8">
              <w:rPr>
                <w:rStyle w:val="Hyperlink"/>
                <w:noProof/>
              </w:rPr>
              <w:delText>2.3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Office Add-In</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_Toc100869437 \h </w:delInstrText>
            </w:r>
            <w:r w:rsidR="00137633" w:rsidDel="00C043D8">
              <w:rPr>
                <w:noProof/>
                <w:webHidden/>
              </w:rPr>
            </w:r>
            <w:r w:rsidR="00137633" w:rsidDel="00C043D8">
              <w:rPr>
                <w:noProof/>
                <w:webHidden/>
              </w:rPr>
              <w:fldChar w:fldCharType="separate"/>
            </w:r>
            <w:r w:rsidR="00137633" w:rsidDel="00C043D8">
              <w:rPr>
                <w:noProof/>
                <w:webHidden/>
              </w:rPr>
              <w:delText>12</w:delText>
            </w:r>
            <w:r w:rsidR="00137633" w:rsidDel="00C043D8">
              <w:rPr>
                <w:noProof/>
                <w:webHidden/>
              </w:rPr>
              <w:fldChar w:fldCharType="end"/>
            </w:r>
            <w:r w:rsidDel="00C043D8">
              <w:rPr>
                <w:noProof/>
              </w:rPr>
              <w:fldChar w:fldCharType="end"/>
            </w:r>
          </w:del>
        </w:p>
        <w:p w14:paraId="6AC7A495" w14:textId="28EB0851" w:rsidR="00137633" w:rsidDel="00C043D8" w:rsidRDefault="00BF3C5F">
          <w:pPr>
            <w:pStyle w:val="TOC2"/>
            <w:tabs>
              <w:tab w:val="left" w:pos="1540"/>
              <w:tab w:val="right" w:leader="dot" w:pos="9062"/>
            </w:tabs>
            <w:rPr>
              <w:del w:id="22" w:author="Mátrai Tibor" w:date="2022-04-21T20:47:00Z"/>
              <w:rFonts w:asciiTheme="minorHAnsi" w:eastAsiaTheme="minorEastAsia" w:hAnsiTheme="minorHAnsi"/>
              <w:noProof/>
              <w:sz w:val="22"/>
              <w:lang w:val="en-US"/>
            </w:rPr>
          </w:pPr>
          <w:del w:id="23" w:author="Mátrai Tibor" w:date="2022-04-21T20:47:00Z">
            <w:r w:rsidDel="00C043D8">
              <w:fldChar w:fldCharType="begin"/>
            </w:r>
            <w:r w:rsidDel="00C043D8">
              <w:delInstrText xml:space="preserve"> HYPERLINK \l "_Toc100869438" </w:delInstrText>
            </w:r>
            <w:r w:rsidDel="00C043D8">
              <w:fldChar w:fldCharType="separate"/>
            </w:r>
            <w:r w:rsidR="00137633" w:rsidRPr="00691B30" w:rsidDel="00C043D8">
              <w:rPr>
                <w:rStyle w:val="Hyperlink"/>
                <w:noProof/>
              </w:rPr>
              <w:delText>2.4</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 xml:space="preserve">Architektúra </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_Toc100869438 \h </w:delInstrText>
            </w:r>
            <w:r w:rsidR="00137633" w:rsidDel="00C043D8">
              <w:rPr>
                <w:noProof/>
                <w:webHidden/>
              </w:rPr>
            </w:r>
            <w:r w:rsidR="00137633" w:rsidDel="00C043D8">
              <w:rPr>
                <w:noProof/>
                <w:webHidden/>
              </w:rPr>
              <w:fldChar w:fldCharType="separate"/>
            </w:r>
            <w:r w:rsidR="00137633" w:rsidDel="00C043D8">
              <w:rPr>
                <w:noProof/>
                <w:webHidden/>
              </w:rPr>
              <w:delText>16</w:delText>
            </w:r>
            <w:r w:rsidR="00137633" w:rsidDel="00C043D8">
              <w:rPr>
                <w:noProof/>
                <w:webHidden/>
              </w:rPr>
              <w:fldChar w:fldCharType="end"/>
            </w:r>
            <w:r w:rsidDel="00C043D8">
              <w:rPr>
                <w:noProof/>
              </w:rPr>
              <w:fldChar w:fldCharType="end"/>
            </w:r>
          </w:del>
        </w:p>
        <w:p w14:paraId="0801C831" w14:textId="147A9D63" w:rsidR="00137633" w:rsidDel="00C043D8" w:rsidRDefault="00BF3C5F">
          <w:pPr>
            <w:pStyle w:val="TOC1"/>
            <w:tabs>
              <w:tab w:val="left" w:pos="1320"/>
            </w:tabs>
            <w:rPr>
              <w:del w:id="24" w:author="Mátrai Tibor" w:date="2022-04-21T20:47:00Z"/>
              <w:rFonts w:asciiTheme="minorHAnsi" w:eastAsiaTheme="minorEastAsia" w:hAnsiTheme="minorHAnsi"/>
              <w:noProof/>
              <w:sz w:val="22"/>
              <w:lang w:val="en-US"/>
            </w:rPr>
          </w:pPr>
          <w:del w:id="25" w:author="Mátrai Tibor" w:date="2022-04-21T20:47:00Z">
            <w:r w:rsidDel="00C043D8">
              <w:fldChar w:fldCharType="begin"/>
            </w:r>
            <w:r w:rsidDel="00C043D8">
              <w:delInstrText xml:space="preserve"> HYPERLINK \l "_Toc100869439" </w:delInstrText>
            </w:r>
            <w:r w:rsidDel="00C043D8">
              <w:fldChar w:fldCharType="separate"/>
            </w:r>
            <w:r w:rsidR="00137633" w:rsidRPr="00691B30" w:rsidDel="00C043D8">
              <w:rPr>
                <w:rStyle w:val="Hyperlink"/>
                <w:noProof/>
              </w:rPr>
              <w:delText>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 projekt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_Toc100869439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4769AE2E" w14:textId="08EC0DC7" w:rsidR="00137633" w:rsidDel="00C043D8" w:rsidRDefault="00BF3C5F">
          <w:pPr>
            <w:pStyle w:val="TOC2"/>
            <w:tabs>
              <w:tab w:val="left" w:pos="1540"/>
              <w:tab w:val="right" w:leader="dot" w:pos="9062"/>
            </w:tabs>
            <w:rPr>
              <w:del w:id="26" w:author="Mátrai Tibor" w:date="2022-04-21T20:47:00Z"/>
              <w:rFonts w:asciiTheme="minorHAnsi" w:eastAsiaTheme="minorEastAsia" w:hAnsiTheme="minorHAnsi"/>
              <w:noProof/>
              <w:sz w:val="22"/>
              <w:lang w:val="en-US"/>
            </w:rPr>
          </w:pPr>
          <w:del w:id="27" w:author="Mátrai Tibor" w:date="2022-04-21T20:47:00Z">
            <w:r w:rsidDel="00C043D8">
              <w:fldChar w:fldCharType="begin"/>
            </w:r>
            <w:r w:rsidDel="00C043D8">
              <w:delInstrText xml:space="preserve"> HYPERLINK \l "_Toc100869440" </w:delInstrText>
            </w:r>
            <w:r w:rsidDel="00C043D8">
              <w:fldChar w:fldCharType="separate"/>
            </w:r>
            <w:r w:rsidR="00137633" w:rsidRPr="00691B30" w:rsidDel="00C043D8">
              <w:rPr>
                <w:rStyle w:val="Hyperlink"/>
                <w:noProof/>
              </w:rPr>
              <w:delText>3.1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 megoldandó probléma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_Toc100869440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3C4C0542" w14:textId="0B0C6B9B" w:rsidR="00137633" w:rsidDel="00C043D8" w:rsidRDefault="00BF3C5F">
          <w:pPr>
            <w:pStyle w:val="TOC2"/>
            <w:tabs>
              <w:tab w:val="left" w:pos="1540"/>
              <w:tab w:val="right" w:leader="dot" w:pos="9062"/>
            </w:tabs>
            <w:rPr>
              <w:del w:id="28" w:author="Mátrai Tibor" w:date="2022-04-21T20:47:00Z"/>
              <w:rFonts w:asciiTheme="minorHAnsi" w:eastAsiaTheme="minorEastAsia" w:hAnsiTheme="minorHAnsi"/>
              <w:noProof/>
              <w:sz w:val="22"/>
              <w:lang w:val="en-US"/>
            </w:rPr>
          </w:pPr>
          <w:del w:id="29" w:author="Mátrai Tibor" w:date="2022-04-21T20:47:00Z">
            <w:r w:rsidDel="00C043D8">
              <w:fldChar w:fldCharType="begin"/>
            </w:r>
            <w:r w:rsidDel="00C043D8">
              <w:delInstrText xml:space="preserve"> HYPERLINK \l "_Toc100869441" </w:delInstrText>
            </w:r>
            <w:r w:rsidDel="00C043D8">
              <w:fldChar w:fldCharType="separate"/>
            </w:r>
            <w:r w:rsidR="00137633" w:rsidRPr="00691B30" w:rsidDel="00C043D8">
              <w:rPr>
                <w:rStyle w:val="Hyperlink"/>
                <w:noProof/>
              </w:rPr>
              <w:delText>3.2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Automatizálási lehetőségek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_Toc100869441 \h </w:delInstrText>
            </w:r>
            <w:r w:rsidR="00137633" w:rsidDel="00C043D8">
              <w:rPr>
                <w:noProof/>
                <w:webHidden/>
              </w:rPr>
            </w:r>
            <w:r w:rsidR="00137633" w:rsidDel="00C043D8">
              <w:rPr>
                <w:noProof/>
                <w:webHidden/>
              </w:rPr>
              <w:fldChar w:fldCharType="separate"/>
            </w:r>
            <w:r w:rsidR="00137633" w:rsidDel="00C043D8">
              <w:rPr>
                <w:noProof/>
                <w:webHidden/>
              </w:rPr>
              <w:delText>18</w:delText>
            </w:r>
            <w:r w:rsidR="00137633" w:rsidDel="00C043D8">
              <w:rPr>
                <w:noProof/>
                <w:webHidden/>
              </w:rPr>
              <w:fldChar w:fldCharType="end"/>
            </w:r>
            <w:r w:rsidDel="00C043D8">
              <w:rPr>
                <w:noProof/>
              </w:rPr>
              <w:fldChar w:fldCharType="end"/>
            </w:r>
          </w:del>
        </w:p>
        <w:p w14:paraId="4B729A0E" w14:textId="36FE82E4" w:rsidR="00137633" w:rsidDel="00C043D8" w:rsidRDefault="00BF3C5F">
          <w:pPr>
            <w:pStyle w:val="TOC2"/>
            <w:tabs>
              <w:tab w:val="left" w:pos="1540"/>
              <w:tab w:val="right" w:leader="dot" w:pos="9062"/>
            </w:tabs>
            <w:rPr>
              <w:del w:id="30" w:author="Mátrai Tibor" w:date="2022-04-21T20:47:00Z"/>
              <w:rFonts w:asciiTheme="minorHAnsi" w:eastAsiaTheme="minorEastAsia" w:hAnsiTheme="minorHAnsi"/>
              <w:noProof/>
              <w:sz w:val="22"/>
              <w:lang w:val="en-US"/>
            </w:rPr>
          </w:pPr>
          <w:del w:id="31" w:author="Mátrai Tibor" w:date="2022-04-21T20:47:00Z">
            <w:r w:rsidDel="00C043D8">
              <w:fldChar w:fldCharType="begin"/>
            </w:r>
            <w:r w:rsidDel="00C043D8">
              <w:delInstrText xml:space="preserve"> HYPERLINK \l "_Toc100869442" </w:delInstrText>
            </w:r>
            <w:r w:rsidDel="00C043D8">
              <w:fldChar w:fldCharType="separate"/>
            </w:r>
            <w:r w:rsidR="00137633" w:rsidRPr="00691B30" w:rsidDel="00C043D8">
              <w:rPr>
                <w:rStyle w:val="Hyperlink"/>
                <w:noProof/>
              </w:rPr>
              <w:delText>3.3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Megoldás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_Toc100869442 \h </w:delInstrText>
            </w:r>
            <w:r w:rsidR="00137633" w:rsidDel="00C043D8">
              <w:rPr>
                <w:noProof/>
                <w:webHidden/>
              </w:rPr>
            </w:r>
            <w:r w:rsidR="00137633" w:rsidDel="00C043D8">
              <w:rPr>
                <w:noProof/>
                <w:webHidden/>
              </w:rPr>
              <w:fldChar w:fldCharType="separate"/>
            </w:r>
            <w:r w:rsidR="00137633" w:rsidDel="00C043D8">
              <w:rPr>
                <w:noProof/>
                <w:webHidden/>
              </w:rPr>
              <w:delText>21</w:delText>
            </w:r>
            <w:r w:rsidR="00137633" w:rsidDel="00C043D8">
              <w:rPr>
                <w:noProof/>
                <w:webHidden/>
              </w:rPr>
              <w:fldChar w:fldCharType="end"/>
            </w:r>
            <w:r w:rsidDel="00C043D8">
              <w:rPr>
                <w:noProof/>
              </w:rPr>
              <w:fldChar w:fldCharType="end"/>
            </w:r>
          </w:del>
        </w:p>
        <w:p w14:paraId="068CE634" w14:textId="4B187EB9" w:rsidR="00137633" w:rsidDel="00C043D8" w:rsidRDefault="00BF3C5F">
          <w:pPr>
            <w:pStyle w:val="TOC1"/>
            <w:rPr>
              <w:del w:id="32" w:author="Mátrai Tibor" w:date="2022-04-21T20:47:00Z"/>
              <w:rFonts w:asciiTheme="minorHAnsi" w:eastAsiaTheme="minorEastAsia" w:hAnsiTheme="minorHAnsi"/>
              <w:noProof/>
              <w:sz w:val="22"/>
              <w:lang w:val="en-US"/>
            </w:rPr>
          </w:pPr>
          <w:del w:id="33" w:author="Mátrai Tibor" w:date="2022-04-21T20:47:00Z">
            <w:r w:rsidDel="00C043D8">
              <w:fldChar w:fldCharType="begin"/>
            </w:r>
            <w:r w:rsidDel="00C043D8">
              <w:delInstrText xml:space="preserve"> HYPERLINK \l "_Toc100869443" </w:delInstrText>
            </w:r>
            <w:r w:rsidDel="00C043D8">
              <w:fldChar w:fldCharType="separate"/>
            </w:r>
            <w:r w:rsidR="00137633" w:rsidRPr="00691B30" w:rsidDel="00C043D8">
              <w:rPr>
                <w:rStyle w:val="Hyperlink"/>
                <w:noProof/>
              </w:rPr>
              <w:delText>Irodalomjegyzék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_Toc100869443 \h </w:delInstrText>
            </w:r>
            <w:r w:rsidR="00137633" w:rsidDel="00C043D8">
              <w:rPr>
                <w:noProof/>
                <w:webHidden/>
              </w:rPr>
            </w:r>
            <w:r w:rsidR="00137633" w:rsidDel="00C043D8">
              <w:rPr>
                <w:noProof/>
                <w:webHidden/>
              </w:rPr>
              <w:fldChar w:fldCharType="separate"/>
            </w:r>
            <w:r w:rsidR="00137633" w:rsidDel="00C043D8">
              <w:rPr>
                <w:noProof/>
                <w:webHidden/>
              </w:rPr>
              <w:delText>31</w:delText>
            </w:r>
            <w:r w:rsidR="00137633" w:rsidDel="00C043D8">
              <w:rPr>
                <w:noProof/>
                <w:webHidden/>
              </w:rPr>
              <w:fldChar w:fldCharType="end"/>
            </w:r>
            <w:r w:rsidDel="00C043D8">
              <w:rPr>
                <w:noProof/>
              </w:rPr>
              <w:fldChar w:fldCharType="end"/>
            </w:r>
          </w:del>
        </w:p>
        <w:p w14:paraId="18954A7D" w14:textId="676A7382" w:rsidR="00C043D8" w:rsidRDefault="004E1D88">
          <w:pPr>
            <w:pStyle w:val="TOC1"/>
            <w:rPr>
              <w:ins w:id="34" w:author="Mátrai Tibor" w:date="2022-04-21T20:49:00Z"/>
              <w:rFonts w:asciiTheme="minorHAnsi" w:eastAsiaTheme="minorEastAsia" w:hAnsiTheme="minorHAnsi"/>
              <w:noProof/>
              <w:sz w:val="22"/>
              <w:lang w:val="en-US"/>
            </w:rPr>
          </w:pPr>
          <w:del w:id="35" w:author="Mátrai Tibor" w:date="2022-04-21T20:47:00Z">
            <w:r w:rsidDel="00C043D8">
              <w:fldChar w:fldCharType="end"/>
            </w:r>
          </w:del>
          <w:ins w:id="36" w:author="Mátrai Tibor" w:date="2022-04-21T20:49:00Z">
            <w:r w:rsidR="00C043D8">
              <w:fldChar w:fldCharType="begin"/>
            </w:r>
            <w:r w:rsidR="00C043D8">
              <w:instrText xml:space="preserve"> TOC \o "1-2" \h \z \t "Heading 3,3,#tHeader 3,3" </w:instrText>
            </w:r>
          </w:ins>
          <w:r w:rsidR="00C043D8">
            <w:fldChar w:fldCharType="separate"/>
          </w:r>
          <w:ins w:id="37" w:author="Mátrai Tibor" w:date="2022-04-21T20:49:00Z">
            <w:r w:rsidR="00C043D8" w:rsidRPr="00824B4F">
              <w:rPr>
                <w:rStyle w:val="Hyperlink"/>
                <w:noProof/>
              </w:rPr>
              <w:fldChar w:fldCharType="begin"/>
            </w:r>
            <w:r w:rsidR="00C043D8" w:rsidRPr="00824B4F">
              <w:rPr>
                <w:rStyle w:val="Hyperlink"/>
                <w:noProof/>
              </w:rPr>
              <w:instrText xml:space="preserve"> </w:instrText>
            </w:r>
            <w:r w:rsidR="00C043D8">
              <w:rPr>
                <w:noProof/>
              </w:rPr>
              <w:instrText>HYPERLINK \l "_Toc101466584"</w:instrText>
            </w:r>
            <w:r w:rsidR="00C043D8" w:rsidRPr="00824B4F">
              <w:rPr>
                <w:rStyle w:val="Hyperlink"/>
                <w:noProof/>
              </w:rPr>
              <w:instrText xml:space="preserve"> </w:instrText>
            </w:r>
            <w:r w:rsidR="00C043D8" w:rsidRPr="00824B4F">
              <w:rPr>
                <w:rStyle w:val="Hyperlink"/>
                <w:noProof/>
              </w:rPr>
              <w:fldChar w:fldCharType="separate"/>
            </w:r>
            <w:r w:rsidR="00C043D8" w:rsidRPr="00824B4F">
              <w:rPr>
                <w:rStyle w:val="Hyperlink"/>
                <w:noProof/>
              </w:rPr>
              <w:t>Bevezetés</w:t>
            </w:r>
            <w:r w:rsidR="00C043D8">
              <w:rPr>
                <w:noProof/>
                <w:webHidden/>
              </w:rPr>
              <w:tab/>
            </w:r>
            <w:r w:rsidR="00C043D8">
              <w:rPr>
                <w:noProof/>
                <w:webHidden/>
              </w:rPr>
              <w:fldChar w:fldCharType="begin"/>
            </w:r>
            <w:r w:rsidR="00C043D8">
              <w:rPr>
                <w:noProof/>
                <w:webHidden/>
              </w:rPr>
              <w:instrText xml:space="preserve"> PAGEREF _Toc101466584 \h </w:instrText>
            </w:r>
          </w:ins>
          <w:r w:rsidR="00C043D8">
            <w:rPr>
              <w:noProof/>
              <w:webHidden/>
            </w:rPr>
          </w:r>
          <w:r w:rsidR="00C043D8">
            <w:rPr>
              <w:noProof/>
              <w:webHidden/>
            </w:rPr>
            <w:fldChar w:fldCharType="separate"/>
          </w:r>
          <w:ins w:id="38" w:author="Mátrai Tibor" w:date="2022-04-21T20:49:00Z">
            <w:r w:rsidR="00C043D8">
              <w:rPr>
                <w:noProof/>
                <w:webHidden/>
              </w:rPr>
              <w:t>2</w:t>
            </w:r>
            <w:r w:rsidR="00C043D8">
              <w:rPr>
                <w:noProof/>
                <w:webHidden/>
              </w:rPr>
              <w:fldChar w:fldCharType="end"/>
            </w:r>
            <w:r w:rsidR="00C043D8" w:rsidRPr="00824B4F">
              <w:rPr>
                <w:rStyle w:val="Hyperlink"/>
                <w:noProof/>
              </w:rPr>
              <w:fldChar w:fldCharType="end"/>
            </w:r>
          </w:ins>
        </w:p>
        <w:p w14:paraId="32576305" w14:textId="187CEF9F" w:rsidR="00C043D8" w:rsidRDefault="00C043D8">
          <w:pPr>
            <w:pStyle w:val="TOC1"/>
            <w:tabs>
              <w:tab w:val="left" w:pos="1320"/>
            </w:tabs>
            <w:rPr>
              <w:ins w:id="39" w:author="Mátrai Tibor" w:date="2022-04-21T20:49:00Z"/>
              <w:rFonts w:asciiTheme="minorHAnsi" w:eastAsiaTheme="minorEastAsia" w:hAnsiTheme="minorHAnsi"/>
              <w:noProof/>
              <w:sz w:val="22"/>
              <w:lang w:val="en-US"/>
            </w:rPr>
          </w:pPr>
          <w:ins w:id="40"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"_Toc101466585"</w:instrText>
            </w:r>
            <w:r w:rsidRPr="00824B4F">
              <w:rPr>
                <w:rStyle w:val="Hyperlink"/>
                <w:noProof/>
              </w:rPr>
              <w:instrText xml:space="preserve"> </w:instrText>
            </w:r>
            <w:r w:rsidRPr="00824B4F">
              <w:rPr>
                <w:rStyle w:val="Hyperlink"/>
                <w:noProof/>
              </w:rPr>
              <w:fldChar w:fldCharType="separate"/>
            </w:r>
            <w:r w:rsidRPr="00824B4F">
              <w:rPr>
                <w:rStyle w:val="Hyperlink"/>
                <w:noProof/>
              </w:rPr>
              <w:t>1.</w:t>
            </w:r>
            <w:r>
              <w:rPr>
                <w:rFonts w:asciiTheme="minorHAnsi" w:eastAsiaTheme="minorEastAsia" w:hAnsiTheme="minorHAnsi"/>
                <w:noProof/>
                <w:sz w:val="22"/>
                <w:lang w:val="en-US"/>
              </w:rPr>
              <w:tab/>
            </w:r>
            <w:r w:rsidRPr="00824B4F">
              <w:rPr>
                <w:rStyle w:val="Hyperlink"/>
                <w:noProof/>
              </w:rPr>
              <w:t>Projektéletciklus modellek</w:t>
            </w:r>
            <w:r>
              <w:rPr>
                <w:noProof/>
                <w:webHidden/>
              </w:rPr>
              <w:tab/>
            </w:r>
            <w:r>
              <w:rPr>
                <w:noProof/>
                <w:webHidden/>
              </w:rPr>
              <w:fldChar w:fldCharType="begin"/>
            </w:r>
            <w:r>
              <w:rPr>
                <w:noProof/>
                <w:webHidden/>
              </w:rPr>
              <w:instrText xml:space="preserve"> PAGEREF _Toc101466585 \h </w:instrText>
            </w:r>
          </w:ins>
          <w:r>
            <w:rPr>
              <w:noProof/>
              <w:webHidden/>
            </w:rPr>
          </w:r>
          <w:r>
            <w:rPr>
              <w:noProof/>
              <w:webHidden/>
            </w:rPr>
            <w:fldChar w:fldCharType="separate"/>
          </w:r>
          <w:ins w:id="41" w:author="Mátrai Tibor" w:date="2022-04-21T20:49:00Z">
            <w:r>
              <w:rPr>
                <w:noProof/>
                <w:webHidden/>
              </w:rPr>
              <w:t>3</w:t>
            </w:r>
            <w:r>
              <w:rPr>
                <w:noProof/>
                <w:webHidden/>
              </w:rPr>
              <w:fldChar w:fldCharType="end"/>
            </w:r>
            <w:r w:rsidRPr="00824B4F">
              <w:rPr>
                <w:rStyle w:val="Hyperlink"/>
                <w:noProof/>
              </w:rPr>
              <w:fldChar w:fldCharType="end"/>
            </w:r>
          </w:ins>
        </w:p>
        <w:p w14:paraId="5D7E86D7" w14:textId="769AE774" w:rsidR="00C043D8" w:rsidRDefault="00C043D8">
          <w:pPr>
            <w:pStyle w:val="TOC2"/>
            <w:tabs>
              <w:tab w:val="left" w:pos="1540"/>
              <w:tab w:val="right" w:leader="dot" w:pos="9062"/>
            </w:tabs>
            <w:rPr>
              <w:ins w:id="42" w:author="Mátrai Tibor" w:date="2022-04-21T20:49:00Z"/>
              <w:rFonts w:asciiTheme="minorHAnsi" w:eastAsiaTheme="minorEastAsia" w:hAnsiTheme="minorHAnsi"/>
              <w:noProof/>
              <w:sz w:val="22"/>
              <w:lang w:val="en-US"/>
            </w:rPr>
          </w:pPr>
          <w:ins w:id="43"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"_Toc101466586"</w:instrText>
            </w:r>
            <w:r w:rsidRPr="00824B4F">
              <w:rPr>
                <w:rStyle w:val="Hyperlink"/>
                <w:noProof/>
              </w:rPr>
              <w:instrText xml:space="preserve"> </w:instrText>
            </w:r>
            <w:r w:rsidRPr="00824B4F">
              <w:rPr>
                <w:rStyle w:val="Hyperlink"/>
                <w:noProof/>
              </w:rPr>
              <w:fldChar w:fldCharType="separate"/>
            </w:r>
            <w:r w:rsidRPr="00824B4F">
              <w:rPr>
                <w:rStyle w:val="Hyperlink"/>
                <w:noProof/>
              </w:rPr>
              <w:t>1.1</w:t>
            </w:r>
            <w:r>
              <w:rPr>
                <w:rFonts w:asciiTheme="minorHAnsi" w:eastAsiaTheme="minorEastAsia" w:hAnsiTheme="minorHAnsi"/>
                <w:noProof/>
                <w:sz w:val="22"/>
                <w:lang w:val="en-US"/>
              </w:rPr>
              <w:tab/>
            </w:r>
            <w:r w:rsidRPr="00824B4F">
              <w:rPr>
                <w:rStyle w:val="Hyperlink"/>
                <w:noProof/>
              </w:rPr>
              <w:t>Vízesésmodell</w:t>
            </w:r>
            <w:r>
              <w:rPr>
                <w:noProof/>
                <w:webHidden/>
              </w:rPr>
              <w:tab/>
            </w:r>
            <w:r>
              <w:rPr>
                <w:noProof/>
                <w:webHidden/>
              </w:rPr>
              <w:fldChar w:fldCharType="begin"/>
            </w:r>
            <w:r>
              <w:rPr>
                <w:noProof/>
                <w:webHidden/>
              </w:rPr>
              <w:instrText xml:space="preserve"> PAGEREF _Toc101466586 \h </w:instrText>
            </w:r>
          </w:ins>
          <w:r>
            <w:rPr>
              <w:noProof/>
              <w:webHidden/>
            </w:rPr>
          </w:r>
          <w:r>
            <w:rPr>
              <w:noProof/>
              <w:webHidden/>
            </w:rPr>
            <w:fldChar w:fldCharType="separate"/>
          </w:r>
          <w:ins w:id="44" w:author="Mátrai Tibor" w:date="2022-04-21T20:49:00Z">
            <w:r>
              <w:rPr>
                <w:noProof/>
                <w:webHidden/>
              </w:rPr>
              <w:t>3</w:t>
            </w:r>
            <w:r>
              <w:rPr>
                <w:noProof/>
                <w:webHidden/>
              </w:rPr>
              <w:fldChar w:fldCharType="end"/>
            </w:r>
            <w:r w:rsidRPr="00824B4F">
              <w:rPr>
                <w:rStyle w:val="Hyperlink"/>
                <w:noProof/>
              </w:rPr>
              <w:fldChar w:fldCharType="end"/>
            </w:r>
          </w:ins>
        </w:p>
        <w:p w14:paraId="5A07BFA5" w14:textId="0B549570" w:rsidR="00C043D8" w:rsidRDefault="00C043D8">
          <w:pPr>
            <w:pStyle w:val="TOC2"/>
            <w:tabs>
              <w:tab w:val="left" w:pos="1540"/>
              <w:tab w:val="right" w:leader="dot" w:pos="9062"/>
            </w:tabs>
            <w:rPr>
              <w:ins w:id="45" w:author="Mátrai Tibor" w:date="2022-04-21T20:49:00Z"/>
              <w:rFonts w:asciiTheme="minorHAnsi" w:eastAsiaTheme="minorEastAsia" w:hAnsiTheme="minorHAnsi"/>
              <w:noProof/>
              <w:sz w:val="22"/>
              <w:lang w:val="en-US"/>
            </w:rPr>
          </w:pPr>
          <w:ins w:id="46"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"_Toc101466587"</w:instrText>
            </w:r>
            <w:r w:rsidRPr="00824B4F">
              <w:rPr>
                <w:rStyle w:val="Hyperlink"/>
                <w:noProof/>
              </w:rPr>
              <w:instrText xml:space="preserve"> </w:instrText>
            </w:r>
            <w:r w:rsidRPr="00824B4F">
              <w:rPr>
                <w:rStyle w:val="Hyperlink"/>
                <w:noProof/>
              </w:rPr>
              <w:fldChar w:fldCharType="separate"/>
            </w:r>
            <w:r w:rsidRPr="00824B4F">
              <w:rPr>
                <w:rStyle w:val="Hyperlink"/>
                <w:noProof/>
              </w:rPr>
              <w:t>1.2</w:t>
            </w:r>
            <w:r>
              <w:rPr>
                <w:rFonts w:asciiTheme="minorHAnsi" w:eastAsiaTheme="minorEastAsia" w:hAnsiTheme="minorHAnsi"/>
                <w:noProof/>
                <w:sz w:val="22"/>
                <w:lang w:val="en-US"/>
              </w:rPr>
              <w:tab/>
            </w:r>
            <w:r w:rsidRPr="00824B4F">
              <w:rPr>
                <w:rStyle w:val="Hyperlink"/>
                <w:noProof/>
              </w:rPr>
              <w:t>Agilis életciklus modellek</w:t>
            </w:r>
            <w:r>
              <w:rPr>
                <w:noProof/>
                <w:webHidden/>
              </w:rPr>
              <w:tab/>
            </w:r>
            <w:r>
              <w:rPr>
                <w:noProof/>
                <w:webHidden/>
              </w:rPr>
              <w:fldChar w:fldCharType="begin"/>
            </w:r>
            <w:r>
              <w:rPr>
                <w:noProof/>
                <w:webHidden/>
              </w:rPr>
              <w:instrText xml:space="preserve"> PAGEREF _Toc101466587 \h </w:instrText>
            </w:r>
          </w:ins>
          <w:r>
            <w:rPr>
              <w:noProof/>
              <w:webHidden/>
            </w:rPr>
          </w:r>
          <w:r>
            <w:rPr>
              <w:noProof/>
              <w:webHidden/>
            </w:rPr>
            <w:fldChar w:fldCharType="separate"/>
          </w:r>
          <w:ins w:id="47" w:author="Mátrai Tibor" w:date="2022-04-21T20:49:00Z">
            <w:r>
              <w:rPr>
                <w:noProof/>
                <w:webHidden/>
              </w:rPr>
              <w:t>6</w:t>
            </w:r>
            <w:r>
              <w:rPr>
                <w:noProof/>
                <w:webHidden/>
              </w:rPr>
              <w:fldChar w:fldCharType="end"/>
            </w:r>
            <w:r w:rsidRPr="00824B4F">
              <w:rPr>
                <w:rStyle w:val="Hyperlink"/>
                <w:noProof/>
              </w:rPr>
              <w:fldChar w:fldCharType="end"/>
            </w:r>
          </w:ins>
        </w:p>
        <w:p w14:paraId="764FF91A" w14:textId="5FE13B32" w:rsidR="00C043D8" w:rsidRDefault="00C043D8">
          <w:pPr>
            <w:pStyle w:val="TOC1"/>
            <w:tabs>
              <w:tab w:val="left" w:pos="1320"/>
            </w:tabs>
            <w:rPr>
              <w:ins w:id="48" w:author="Mátrai Tibor" w:date="2022-04-21T20:49:00Z"/>
              <w:rFonts w:asciiTheme="minorHAnsi" w:eastAsiaTheme="minorEastAsia" w:hAnsiTheme="minorHAnsi"/>
              <w:noProof/>
              <w:sz w:val="22"/>
              <w:lang w:val="en-US"/>
            </w:rPr>
          </w:pPr>
          <w:ins w:id="49"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"_Toc101466588"</w:instrText>
            </w:r>
            <w:r w:rsidRPr="00824B4F">
              <w:rPr>
                <w:rStyle w:val="Hyperlink"/>
                <w:noProof/>
              </w:rPr>
              <w:instrText xml:space="preserve"> </w:instrText>
            </w:r>
            <w:r w:rsidRPr="00824B4F">
              <w:rPr>
                <w:rStyle w:val="Hyperlink"/>
                <w:noProof/>
              </w:rPr>
              <w:fldChar w:fldCharType="separate"/>
            </w:r>
            <w:r w:rsidRPr="00824B4F">
              <w:rPr>
                <w:rStyle w:val="Hyperlink"/>
                <w:noProof/>
              </w:rPr>
              <w:t>2.</w:t>
            </w:r>
            <w:r>
              <w:rPr>
                <w:rFonts w:asciiTheme="minorHAnsi" w:eastAsiaTheme="minorEastAsia" w:hAnsiTheme="minorHAnsi"/>
                <w:noProof/>
                <w:sz w:val="22"/>
                <w:lang w:val="en-US"/>
              </w:rPr>
              <w:tab/>
            </w:r>
            <w:r w:rsidRPr="00824B4F">
              <w:rPr>
                <w:rStyle w:val="Hyperlink"/>
                <w:noProof/>
              </w:rPr>
              <w:t>Word plugin fejlesztés</w:t>
            </w:r>
            <w:r>
              <w:rPr>
                <w:noProof/>
                <w:webHidden/>
              </w:rPr>
              <w:tab/>
            </w:r>
            <w:r>
              <w:rPr>
                <w:noProof/>
                <w:webHidden/>
              </w:rPr>
              <w:fldChar w:fldCharType="begin"/>
            </w:r>
            <w:r>
              <w:rPr>
                <w:noProof/>
                <w:webHidden/>
              </w:rPr>
              <w:instrText xml:space="preserve"> PAGEREF _Toc101466588 \h </w:instrText>
            </w:r>
          </w:ins>
          <w:r>
            <w:rPr>
              <w:noProof/>
              <w:webHidden/>
            </w:rPr>
          </w:r>
          <w:r>
            <w:rPr>
              <w:noProof/>
              <w:webHidden/>
            </w:rPr>
            <w:fldChar w:fldCharType="separate"/>
          </w:r>
          <w:ins w:id="50" w:author="Mátrai Tibor" w:date="2022-04-21T20:49:00Z">
            <w:r>
              <w:rPr>
                <w:noProof/>
                <w:webHidden/>
              </w:rPr>
              <w:t>11</w:t>
            </w:r>
            <w:r>
              <w:rPr>
                <w:noProof/>
                <w:webHidden/>
              </w:rPr>
              <w:fldChar w:fldCharType="end"/>
            </w:r>
            <w:r w:rsidRPr="00824B4F">
              <w:rPr>
                <w:rStyle w:val="Hyperlink"/>
                <w:noProof/>
              </w:rPr>
              <w:fldChar w:fldCharType="end"/>
            </w:r>
          </w:ins>
        </w:p>
        <w:p w14:paraId="75144451" w14:textId="3EF0E4F9" w:rsidR="00C043D8" w:rsidRDefault="00C043D8">
          <w:pPr>
            <w:pStyle w:val="TOC2"/>
            <w:tabs>
              <w:tab w:val="left" w:pos="1540"/>
              <w:tab w:val="right" w:leader="dot" w:pos="9062"/>
            </w:tabs>
            <w:rPr>
              <w:ins w:id="51" w:author="Mátrai Tibor" w:date="2022-04-21T20:49:00Z"/>
              <w:rFonts w:asciiTheme="minorHAnsi" w:eastAsiaTheme="minorEastAsia" w:hAnsiTheme="minorHAnsi"/>
              <w:noProof/>
              <w:sz w:val="22"/>
              <w:lang w:val="en-US"/>
            </w:rPr>
          </w:pPr>
          <w:ins w:id="52"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"_Toc101466589"</w:instrText>
            </w:r>
            <w:r w:rsidRPr="00824B4F">
              <w:rPr>
                <w:rStyle w:val="Hyperlink"/>
                <w:noProof/>
              </w:rPr>
              <w:instrText xml:space="preserve"> </w:instrText>
            </w:r>
            <w:r w:rsidRPr="00824B4F">
              <w:rPr>
                <w:rStyle w:val="Hyperlink"/>
                <w:noProof/>
              </w:rPr>
              <w:fldChar w:fldCharType="separate"/>
            </w:r>
            <w:r w:rsidRPr="00824B4F">
              <w:rPr>
                <w:rStyle w:val="Hyperlink"/>
                <w:noProof/>
              </w:rPr>
              <w:t>2.1</w:t>
            </w:r>
            <w:r>
              <w:rPr>
                <w:rFonts w:asciiTheme="minorHAnsi" w:eastAsiaTheme="minorEastAsia" w:hAnsiTheme="minorHAnsi"/>
                <w:noProof/>
                <w:sz w:val="22"/>
                <w:lang w:val="en-US"/>
              </w:rPr>
              <w:tab/>
            </w:r>
            <w:r w:rsidRPr="00824B4F">
              <w:rPr>
                <w:rStyle w:val="Hyperlink"/>
                <w:noProof/>
              </w:rPr>
              <w:t>Office Add-In</w:t>
            </w:r>
            <w:r>
              <w:rPr>
                <w:noProof/>
                <w:webHidden/>
              </w:rPr>
              <w:tab/>
            </w:r>
            <w:r>
              <w:rPr>
                <w:noProof/>
                <w:webHidden/>
              </w:rPr>
              <w:fldChar w:fldCharType="begin"/>
            </w:r>
            <w:r>
              <w:rPr>
                <w:noProof/>
                <w:webHidden/>
              </w:rPr>
              <w:instrText xml:space="preserve"> PAGEREF _Toc101466589 \h </w:instrText>
            </w:r>
          </w:ins>
          <w:r>
            <w:rPr>
              <w:noProof/>
              <w:webHidden/>
            </w:rPr>
          </w:r>
          <w:r>
            <w:rPr>
              <w:noProof/>
              <w:webHidden/>
            </w:rPr>
            <w:fldChar w:fldCharType="separate"/>
          </w:r>
          <w:ins w:id="53" w:author="Mátrai Tibor" w:date="2022-04-21T20:49:00Z">
            <w:r>
              <w:rPr>
                <w:noProof/>
                <w:webHidden/>
              </w:rPr>
              <w:t>12</w:t>
            </w:r>
            <w:r>
              <w:rPr>
                <w:noProof/>
                <w:webHidden/>
              </w:rPr>
              <w:fldChar w:fldCharType="end"/>
            </w:r>
            <w:r w:rsidRPr="00824B4F">
              <w:rPr>
                <w:rStyle w:val="Hyperlink"/>
                <w:noProof/>
              </w:rPr>
              <w:fldChar w:fldCharType="end"/>
            </w:r>
          </w:ins>
        </w:p>
        <w:p w14:paraId="258DCA98" w14:textId="11D84CE8" w:rsidR="00C043D8" w:rsidRDefault="00C043D8">
          <w:pPr>
            <w:pStyle w:val="TOC2"/>
            <w:tabs>
              <w:tab w:val="left" w:pos="1540"/>
              <w:tab w:val="right" w:leader="dot" w:pos="9062"/>
            </w:tabs>
            <w:rPr>
              <w:ins w:id="54" w:author="Mátrai Tibor" w:date="2022-04-21T20:49:00Z"/>
              <w:rFonts w:asciiTheme="minorHAnsi" w:eastAsiaTheme="minorEastAsia" w:hAnsiTheme="minorHAnsi"/>
              <w:noProof/>
              <w:sz w:val="22"/>
              <w:lang w:val="en-US"/>
            </w:rPr>
          </w:pPr>
          <w:ins w:id="55"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"_Toc101466590"</w:instrText>
            </w:r>
            <w:r w:rsidRPr="00824B4F">
              <w:rPr>
                <w:rStyle w:val="Hyperlink"/>
                <w:noProof/>
              </w:rPr>
              <w:instrText xml:space="preserve"> </w:instrText>
            </w:r>
            <w:r w:rsidRPr="00824B4F">
              <w:rPr>
                <w:rStyle w:val="Hyperlink"/>
                <w:noProof/>
              </w:rPr>
              <w:fldChar w:fldCharType="separate"/>
            </w:r>
            <w:r w:rsidRPr="00824B4F">
              <w:rPr>
                <w:rStyle w:val="Hyperlink"/>
                <w:noProof/>
              </w:rPr>
              <w:t>2.2</w:t>
            </w:r>
            <w:r>
              <w:rPr>
                <w:rFonts w:asciiTheme="minorHAnsi" w:eastAsiaTheme="minorEastAsia" w:hAnsiTheme="minorHAnsi"/>
                <w:noProof/>
                <w:sz w:val="22"/>
                <w:lang w:val="en-US"/>
              </w:rPr>
              <w:tab/>
            </w:r>
            <w:r w:rsidRPr="00824B4F">
              <w:rPr>
                <w:rStyle w:val="Hyperlink"/>
                <w:noProof/>
              </w:rPr>
              <w:t xml:space="preserve">Architektúra </w:t>
            </w:r>
            <w:r>
              <w:rPr>
                <w:noProof/>
                <w:webHidden/>
              </w:rPr>
              <w:tab/>
            </w:r>
            <w:r>
              <w:rPr>
                <w:noProof/>
                <w:webHidden/>
              </w:rPr>
              <w:fldChar w:fldCharType="begin"/>
            </w:r>
            <w:r>
              <w:rPr>
                <w:noProof/>
                <w:webHidden/>
              </w:rPr>
              <w:instrText xml:space="preserve"> PAGEREF _Toc101466590 \h </w:instrText>
            </w:r>
          </w:ins>
          <w:r>
            <w:rPr>
              <w:noProof/>
              <w:webHidden/>
            </w:rPr>
          </w:r>
          <w:r>
            <w:rPr>
              <w:noProof/>
              <w:webHidden/>
            </w:rPr>
            <w:fldChar w:fldCharType="separate"/>
          </w:r>
          <w:ins w:id="56" w:author="Mátrai Tibor" w:date="2022-04-21T20:49:00Z">
            <w:r>
              <w:rPr>
                <w:noProof/>
                <w:webHidden/>
              </w:rPr>
              <w:t>15</w:t>
            </w:r>
            <w:r>
              <w:rPr>
                <w:noProof/>
                <w:webHidden/>
              </w:rPr>
              <w:fldChar w:fldCharType="end"/>
            </w:r>
            <w:r w:rsidRPr="00824B4F">
              <w:rPr>
                <w:rStyle w:val="Hyperlink"/>
                <w:noProof/>
              </w:rPr>
              <w:fldChar w:fldCharType="end"/>
            </w:r>
          </w:ins>
        </w:p>
        <w:p w14:paraId="4BA1E3BD" w14:textId="653F2C92" w:rsidR="00C043D8" w:rsidRDefault="00C043D8">
          <w:pPr>
            <w:pStyle w:val="TOC1"/>
            <w:tabs>
              <w:tab w:val="left" w:pos="1320"/>
            </w:tabs>
            <w:rPr>
              <w:ins w:id="57" w:author="Mátrai Tibor" w:date="2022-04-21T20:49:00Z"/>
              <w:rFonts w:asciiTheme="minorHAnsi" w:eastAsiaTheme="minorEastAsia" w:hAnsiTheme="minorHAnsi"/>
              <w:noProof/>
              <w:sz w:val="22"/>
              <w:lang w:val="en-US"/>
            </w:rPr>
          </w:pPr>
          <w:ins w:id="58"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"_Toc101466591"</w:instrText>
            </w:r>
            <w:r w:rsidRPr="00824B4F">
              <w:rPr>
                <w:rStyle w:val="Hyperlink"/>
                <w:noProof/>
              </w:rPr>
              <w:instrText xml:space="preserve"> </w:instrText>
            </w:r>
            <w:r w:rsidRPr="00824B4F">
              <w:rPr>
                <w:rStyle w:val="Hyperlink"/>
                <w:noProof/>
              </w:rPr>
              <w:fldChar w:fldCharType="separate"/>
            </w:r>
            <w:r w:rsidRPr="00824B4F">
              <w:rPr>
                <w:rStyle w:val="Hyperlink"/>
                <w:noProof/>
              </w:rPr>
              <w:t>3.</w:t>
            </w:r>
            <w:r>
              <w:rPr>
                <w:rFonts w:asciiTheme="minorHAnsi" w:eastAsiaTheme="minorEastAsia" w:hAnsiTheme="minorHAnsi"/>
                <w:noProof/>
                <w:sz w:val="22"/>
                <w:lang w:val="en-US"/>
              </w:rPr>
              <w:tab/>
            </w:r>
            <w:r w:rsidRPr="00824B4F">
              <w:rPr>
                <w:rStyle w:val="Hyperlink"/>
                <w:noProof/>
              </w:rPr>
              <w:t>A projekt bemutatása</w:t>
            </w:r>
            <w:r>
              <w:rPr>
                <w:noProof/>
                <w:webHidden/>
              </w:rPr>
              <w:tab/>
            </w:r>
            <w:r>
              <w:rPr>
                <w:noProof/>
                <w:webHidden/>
              </w:rPr>
              <w:fldChar w:fldCharType="begin"/>
            </w:r>
            <w:r>
              <w:rPr>
                <w:noProof/>
                <w:webHidden/>
              </w:rPr>
              <w:instrText xml:space="preserve"> PAGEREF _Toc101466591 \h </w:instrText>
            </w:r>
          </w:ins>
          <w:r>
            <w:rPr>
              <w:noProof/>
              <w:webHidden/>
            </w:rPr>
          </w:r>
          <w:r>
            <w:rPr>
              <w:noProof/>
              <w:webHidden/>
            </w:rPr>
            <w:fldChar w:fldCharType="separate"/>
          </w:r>
          <w:ins w:id="59" w:author="Mátrai Tibor" w:date="2022-04-21T20:49:00Z">
            <w:r>
              <w:rPr>
                <w:noProof/>
                <w:webHidden/>
              </w:rPr>
              <w:t>17</w:t>
            </w:r>
            <w:r>
              <w:rPr>
                <w:noProof/>
                <w:webHidden/>
              </w:rPr>
              <w:fldChar w:fldCharType="end"/>
            </w:r>
            <w:r w:rsidRPr="00824B4F">
              <w:rPr>
                <w:rStyle w:val="Hyperlink"/>
                <w:noProof/>
              </w:rPr>
              <w:fldChar w:fldCharType="end"/>
            </w:r>
          </w:ins>
        </w:p>
        <w:p w14:paraId="1CAA9E2F" w14:textId="02B8718E" w:rsidR="00C043D8" w:rsidRDefault="00C043D8">
          <w:pPr>
            <w:pStyle w:val="TOC2"/>
            <w:tabs>
              <w:tab w:val="left" w:pos="1540"/>
              <w:tab w:val="right" w:leader="dot" w:pos="9062"/>
            </w:tabs>
            <w:rPr>
              <w:ins w:id="60" w:author="Mátrai Tibor" w:date="2022-04-21T20:49:00Z"/>
              <w:rFonts w:asciiTheme="minorHAnsi" w:eastAsiaTheme="minorEastAsia" w:hAnsiTheme="minorHAnsi"/>
              <w:noProof/>
              <w:sz w:val="22"/>
              <w:lang w:val="en-US"/>
            </w:rPr>
          </w:pPr>
          <w:ins w:id="61"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"_Toc101466592"</w:instrText>
            </w:r>
            <w:r w:rsidRPr="00824B4F">
              <w:rPr>
                <w:rStyle w:val="Hyperlink"/>
                <w:noProof/>
              </w:rPr>
              <w:instrText xml:space="preserve"> </w:instrText>
            </w:r>
            <w:r w:rsidRPr="00824B4F">
              <w:rPr>
                <w:rStyle w:val="Hyperlink"/>
                <w:noProof/>
              </w:rPr>
              <w:fldChar w:fldCharType="separate"/>
            </w:r>
            <w:r w:rsidRPr="00824B4F">
              <w:rPr>
                <w:rStyle w:val="Hyperlink"/>
                <w:noProof/>
              </w:rPr>
              <w:t>3.1</w:t>
            </w:r>
            <w:r>
              <w:rPr>
                <w:rFonts w:asciiTheme="minorHAnsi" w:eastAsiaTheme="minorEastAsia" w:hAnsiTheme="minorHAnsi"/>
                <w:noProof/>
                <w:sz w:val="22"/>
                <w:lang w:val="en-US"/>
              </w:rPr>
              <w:tab/>
            </w:r>
            <w:r w:rsidRPr="00824B4F">
              <w:rPr>
                <w:rStyle w:val="Hyperlink"/>
                <w:noProof/>
              </w:rPr>
              <w:t>A megoldandó probléma</w:t>
            </w:r>
            <w:r>
              <w:rPr>
                <w:noProof/>
                <w:webHidden/>
              </w:rPr>
              <w:tab/>
            </w:r>
            <w:r>
              <w:rPr>
                <w:noProof/>
                <w:webHidden/>
              </w:rPr>
              <w:fldChar w:fldCharType="begin"/>
            </w:r>
            <w:r>
              <w:rPr>
                <w:noProof/>
                <w:webHidden/>
              </w:rPr>
              <w:instrText xml:space="preserve"> PAGEREF _Toc101466592 \h </w:instrText>
            </w:r>
          </w:ins>
          <w:r>
            <w:rPr>
              <w:noProof/>
              <w:webHidden/>
            </w:rPr>
          </w:r>
          <w:r>
            <w:rPr>
              <w:noProof/>
              <w:webHidden/>
            </w:rPr>
            <w:fldChar w:fldCharType="separate"/>
          </w:r>
          <w:ins w:id="62" w:author="Mátrai Tibor" w:date="2022-04-21T20:49:00Z">
            <w:r>
              <w:rPr>
                <w:noProof/>
                <w:webHidden/>
              </w:rPr>
              <w:t>17</w:t>
            </w:r>
            <w:r>
              <w:rPr>
                <w:noProof/>
                <w:webHidden/>
              </w:rPr>
              <w:fldChar w:fldCharType="end"/>
            </w:r>
            <w:r w:rsidRPr="00824B4F">
              <w:rPr>
                <w:rStyle w:val="Hyperlink"/>
                <w:noProof/>
              </w:rPr>
              <w:fldChar w:fldCharType="end"/>
            </w:r>
          </w:ins>
        </w:p>
        <w:p w14:paraId="5883205A" w14:textId="1E3D44DF" w:rsidR="00C043D8" w:rsidRDefault="00C043D8">
          <w:pPr>
            <w:pStyle w:val="TOC2"/>
            <w:tabs>
              <w:tab w:val="left" w:pos="1540"/>
              <w:tab w:val="right" w:leader="dot" w:pos="9062"/>
            </w:tabs>
            <w:rPr>
              <w:ins w:id="63" w:author="Mátrai Tibor" w:date="2022-04-21T20:49:00Z"/>
              <w:rFonts w:asciiTheme="minorHAnsi" w:eastAsiaTheme="minorEastAsia" w:hAnsiTheme="minorHAnsi"/>
              <w:noProof/>
              <w:sz w:val="22"/>
              <w:lang w:val="en-US"/>
            </w:rPr>
          </w:pPr>
          <w:ins w:id="64"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"_Toc101466593"</w:instrText>
            </w:r>
            <w:r w:rsidRPr="00824B4F">
              <w:rPr>
                <w:rStyle w:val="Hyperlink"/>
                <w:noProof/>
              </w:rPr>
              <w:instrText xml:space="preserve"> </w:instrText>
            </w:r>
            <w:r w:rsidRPr="00824B4F">
              <w:rPr>
                <w:rStyle w:val="Hyperlink"/>
                <w:noProof/>
              </w:rPr>
              <w:fldChar w:fldCharType="separate"/>
            </w:r>
            <w:r w:rsidRPr="00824B4F">
              <w:rPr>
                <w:rStyle w:val="Hyperlink"/>
                <w:noProof/>
              </w:rPr>
              <w:t>3.2</w:t>
            </w:r>
            <w:r>
              <w:rPr>
                <w:rFonts w:asciiTheme="minorHAnsi" w:eastAsiaTheme="minorEastAsia" w:hAnsiTheme="minorHAnsi"/>
                <w:noProof/>
                <w:sz w:val="22"/>
                <w:lang w:val="en-US"/>
              </w:rPr>
              <w:tab/>
            </w:r>
            <w:r w:rsidRPr="00824B4F">
              <w:rPr>
                <w:rStyle w:val="Hyperlink"/>
                <w:noProof/>
              </w:rPr>
              <w:t>Automatizálási lehetőségek</w:t>
            </w:r>
            <w:r>
              <w:rPr>
                <w:noProof/>
                <w:webHidden/>
              </w:rPr>
              <w:tab/>
            </w:r>
            <w:r>
              <w:rPr>
                <w:noProof/>
                <w:webHidden/>
              </w:rPr>
              <w:fldChar w:fldCharType="begin"/>
            </w:r>
            <w:r>
              <w:rPr>
                <w:noProof/>
                <w:webHidden/>
              </w:rPr>
              <w:instrText xml:space="preserve"> PAGEREF _Toc101466593 \h </w:instrText>
            </w:r>
          </w:ins>
          <w:r>
            <w:rPr>
              <w:noProof/>
              <w:webHidden/>
            </w:rPr>
          </w:r>
          <w:r>
            <w:rPr>
              <w:noProof/>
              <w:webHidden/>
            </w:rPr>
            <w:fldChar w:fldCharType="separate"/>
          </w:r>
          <w:ins w:id="65" w:author="Mátrai Tibor" w:date="2022-04-21T20:49:00Z">
            <w:r>
              <w:rPr>
                <w:noProof/>
                <w:webHidden/>
              </w:rPr>
              <w:t>18</w:t>
            </w:r>
            <w:r>
              <w:rPr>
                <w:noProof/>
                <w:webHidden/>
              </w:rPr>
              <w:fldChar w:fldCharType="end"/>
            </w:r>
            <w:r w:rsidRPr="00824B4F">
              <w:rPr>
                <w:rStyle w:val="Hyperlink"/>
                <w:noProof/>
              </w:rPr>
              <w:fldChar w:fldCharType="end"/>
            </w:r>
          </w:ins>
        </w:p>
        <w:p w14:paraId="397D0E23" w14:textId="4018D4B2" w:rsidR="00C043D8" w:rsidRDefault="00C043D8">
          <w:pPr>
            <w:pStyle w:val="TOC2"/>
            <w:tabs>
              <w:tab w:val="left" w:pos="1540"/>
              <w:tab w:val="right" w:leader="dot" w:pos="9062"/>
            </w:tabs>
            <w:rPr>
              <w:ins w:id="66" w:author="Mátrai Tibor" w:date="2022-04-21T20:49:00Z"/>
              <w:rFonts w:asciiTheme="minorHAnsi" w:eastAsiaTheme="minorEastAsia" w:hAnsiTheme="minorHAnsi"/>
              <w:noProof/>
              <w:sz w:val="22"/>
              <w:lang w:val="en-US"/>
            </w:rPr>
          </w:pPr>
          <w:ins w:id="67"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"_Toc101466594"</w:instrText>
            </w:r>
            <w:r w:rsidRPr="00824B4F">
              <w:rPr>
                <w:rStyle w:val="Hyperlink"/>
                <w:noProof/>
              </w:rPr>
              <w:instrText xml:space="preserve"> </w:instrText>
            </w:r>
            <w:r w:rsidRPr="00824B4F">
              <w:rPr>
                <w:rStyle w:val="Hyperlink"/>
                <w:noProof/>
              </w:rPr>
              <w:fldChar w:fldCharType="separate"/>
            </w:r>
            <w:r w:rsidRPr="00824B4F">
              <w:rPr>
                <w:rStyle w:val="Hyperlink"/>
                <w:noProof/>
              </w:rPr>
              <w:t>3.3</w:t>
            </w:r>
            <w:r>
              <w:rPr>
                <w:rFonts w:asciiTheme="minorHAnsi" w:eastAsiaTheme="minorEastAsia" w:hAnsiTheme="minorHAnsi"/>
                <w:noProof/>
                <w:sz w:val="22"/>
                <w:lang w:val="en-US"/>
              </w:rPr>
              <w:tab/>
            </w:r>
            <w:r w:rsidRPr="00824B4F">
              <w:rPr>
                <w:rStyle w:val="Hyperlink"/>
                <w:noProof/>
              </w:rPr>
              <w:t>Megoldás bemutatása</w:t>
            </w:r>
            <w:r>
              <w:rPr>
                <w:noProof/>
                <w:webHidden/>
              </w:rPr>
              <w:tab/>
            </w:r>
            <w:r>
              <w:rPr>
                <w:noProof/>
                <w:webHidden/>
              </w:rPr>
              <w:fldChar w:fldCharType="begin"/>
            </w:r>
            <w:r>
              <w:rPr>
                <w:noProof/>
                <w:webHidden/>
              </w:rPr>
              <w:instrText xml:space="preserve"> PAGEREF _Toc101466594 \h </w:instrText>
            </w:r>
          </w:ins>
          <w:r>
            <w:rPr>
              <w:noProof/>
              <w:webHidden/>
            </w:rPr>
          </w:r>
          <w:r>
            <w:rPr>
              <w:noProof/>
              <w:webHidden/>
            </w:rPr>
            <w:fldChar w:fldCharType="separate"/>
          </w:r>
          <w:ins w:id="68" w:author="Mátrai Tibor" w:date="2022-04-21T20:49:00Z">
            <w:r>
              <w:rPr>
                <w:noProof/>
                <w:webHidden/>
              </w:rPr>
              <w:t>20</w:t>
            </w:r>
            <w:r>
              <w:rPr>
                <w:noProof/>
                <w:webHidden/>
              </w:rPr>
              <w:fldChar w:fldCharType="end"/>
            </w:r>
            <w:r w:rsidRPr="00824B4F">
              <w:rPr>
                <w:rStyle w:val="Hyperlink"/>
                <w:noProof/>
              </w:rPr>
              <w:fldChar w:fldCharType="end"/>
            </w:r>
          </w:ins>
        </w:p>
        <w:p w14:paraId="0D942EB5" w14:textId="1F34444A" w:rsidR="00C043D8" w:rsidRDefault="00C043D8">
          <w:pPr>
            <w:pStyle w:val="TOC3"/>
            <w:tabs>
              <w:tab w:val="left" w:pos="1889"/>
              <w:tab w:val="right" w:leader="dot" w:pos="9062"/>
            </w:tabs>
            <w:rPr>
              <w:ins w:id="69" w:author="Mátrai Tibor" w:date="2022-04-21T20:49:00Z"/>
              <w:rFonts w:asciiTheme="minorHAnsi" w:eastAsiaTheme="minorEastAsia" w:hAnsiTheme="minorHAnsi"/>
              <w:noProof/>
              <w:sz w:val="22"/>
              <w:lang w:val="en-US"/>
            </w:rPr>
          </w:pPr>
          <w:ins w:id="70"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"_Toc101466595"</w:instrText>
            </w:r>
            <w:r w:rsidRPr="00824B4F">
              <w:rPr>
                <w:rStyle w:val="Hyperlink"/>
                <w:noProof/>
              </w:rPr>
              <w:instrText xml:space="preserve"> </w:instrText>
            </w:r>
            <w:r w:rsidRPr="00824B4F">
              <w:rPr>
                <w:rStyle w:val="Hyperlink"/>
                <w:noProof/>
              </w:rPr>
              <w:fldChar w:fldCharType="separate"/>
            </w:r>
            <w:r w:rsidRPr="00824B4F">
              <w:rPr>
                <w:rStyle w:val="Hyperlink"/>
                <w:noProof/>
              </w:rPr>
              <w:t>3.3.1</w:t>
            </w:r>
            <w:r>
              <w:rPr>
                <w:rFonts w:asciiTheme="minorHAnsi" w:eastAsiaTheme="minorEastAsia" w:hAnsiTheme="minorHAnsi"/>
                <w:noProof/>
                <w:sz w:val="22"/>
                <w:lang w:val="en-US"/>
              </w:rPr>
              <w:tab/>
            </w:r>
            <w:r w:rsidRPr="00824B4F">
              <w:rPr>
                <w:rStyle w:val="Hyperlink"/>
                <w:noProof/>
              </w:rPr>
              <w:t>Követelmények</w:t>
            </w:r>
            <w:r>
              <w:rPr>
                <w:noProof/>
                <w:webHidden/>
              </w:rPr>
              <w:tab/>
            </w:r>
            <w:r>
              <w:rPr>
                <w:noProof/>
                <w:webHidden/>
              </w:rPr>
              <w:fldChar w:fldCharType="begin"/>
            </w:r>
            <w:r>
              <w:rPr>
                <w:noProof/>
                <w:webHidden/>
              </w:rPr>
              <w:instrText xml:space="preserve"> PAGEREF _Toc101466595 \h </w:instrText>
            </w:r>
          </w:ins>
          <w:r>
            <w:rPr>
              <w:noProof/>
              <w:webHidden/>
            </w:rPr>
          </w:r>
          <w:r>
            <w:rPr>
              <w:noProof/>
              <w:webHidden/>
            </w:rPr>
            <w:fldChar w:fldCharType="separate"/>
          </w:r>
          <w:ins w:id="71" w:author="Mátrai Tibor" w:date="2022-04-21T20:49:00Z">
            <w:r>
              <w:rPr>
                <w:noProof/>
                <w:webHidden/>
              </w:rPr>
              <w:t>20</w:t>
            </w:r>
            <w:r>
              <w:rPr>
                <w:noProof/>
                <w:webHidden/>
              </w:rPr>
              <w:fldChar w:fldCharType="end"/>
            </w:r>
            <w:r w:rsidRPr="00824B4F">
              <w:rPr>
                <w:rStyle w:val="Hyperlink"/>
                <w:noProof/>
              </w:rPr>
              <w:fldChar w:fldCharType="end"/>
            </w:r>
          </w:ins>
        </w:p>
        <w:p w14:paraId="08D08F01" w14:textId="3507C4D8" w:rsidR="00C043D8" w:rsidRDefault="00C043D8">
          <w:pPr>
            <w:pStyle w:val="TOC3"/>
            <w:tabs>
              <w:tab w:val="left" w:pos="1889"/>
              <w:tab w:val="right" w:leader="dot" w:pos="9062"/>
            </w:tabs>
            <w:rPr>
              <w:ins w:id="72" w:author="Mátrai Tibor" w:date="2022-04-21T20:49:00Z"/>
              <w:rFonts w:asciiTheme="minorHAnsi" w:eastAsiaTheme="minorEastAsia" w:hAnsiTheme="minorHAnsi"/>
              <w:noProof/>
              <w:sz w:val="22"/>
              <w:lang w:val="en-US"/>
            </w:rPr>
          </w:pPr>
          <w:ins w:id="73"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"_Toc101466596"</w:instrText>
            </w:r>
            <w:r w:rsidRPr="00824B4F">
              <w:rPr>
                <w:rStyle w:val="Hyperlink"/>
                <w:noProof/>
              </w:rPr>
              <w:instrText xml:space="preserve"> </w:instrText>
            </w:r>
            <w:r w:rsidRPr="00824B4F">
              <w:rPr>
                <w:rStyle w:val="Hyperlink"/>
                <w:noProof/>
              </w:rPr>
              <w:fldChar w:fldCharType="separate"/>
            </w:r>
            <w:r w:rsidRPr="00824B4F">
              <w:rPr>
                <w:rStyle w:val="Hyperlink"/>
                <w:noProof/>
              </w:rPr>
              <w:t>3.3.2</w:t>
            </w:r>
            <w:r>
              <w:rPr>
                <w:rFonts w:asciiTheme="minorHAnsi" w:eastAsiaTheme="minorEastAsia" w:hAnsiTheme="minorHAnsi"/>
                <w:noProof/>
                <w:sz w:val="22"/>
                <w:lang w:val="en-US"/>
              </w:rPr>
              <w:tab/>
            </w:r>
            <w:r w:rsidRPr="00824B4F">
              <w:rPr>
                <w:rStyle w:val="Hyperlink"/>
                <w:noProof/>
              </w:rPr>
              <w:t>Tervezés</w:t>
            </w:r>
            <w:r>
              <w:rPr>
                <w:noProof/>
                <w:webHidden/>
              </w:rPr>
              <w:tab/>
            </w:r>
            <w:r>
              <w:rPr>
                <w:noProof/>
                <w:webHidden/>
              </w:rPr>
              <w:fldChar w:fldCharType="begin"/>
            </w:r>
            <w:r>
              <w:rPr>
                <w:noProof/>
                <w:webHidden/>
              </w:rPr>
              <w:instrText xml:space="preserve"> PAGEREF _Toc101466596 \h </w:instrText>
            </w:r>
          </w:ins>
          <w:r>
            <w:rPr>
              <w:noProof/>
              <w:webHidden/>
            </w:rPr>
          </w:r>
          <w:r>
            <w:rPr>
              <w:noProof/>
              <w:webHidden/>
            </w:rPr>
            <w:fldChar w:fldCharType="separate"/>
          </w:r>
          <w:ins w:id="74" w:author="Mátrai Tibor" w:date="2022-04-21T20:49:00Z">
            <w:r>
              <w:rPr>
                <w:noProof/>
                <w:webHidden/>
              </w:rPr>
              <w:t>22</w:t>
            </w:r>
            <w:r>
              <w:rPr>
                <w:noProof/>
                <w:webHidden/>
              </w:rPr>
              <w:fldChar w:fldCharType="end"/>
            </w:r>
            <w:r w:rsidRPr="00824B4F">
              <w:rPr>
                <w:rStyle w:val="Hyperlink"/>
                <w:noProof/>
              </w:rPr>
              <w:fldChar w:fldCharType="end"/>
            </w:r>
          </w:ins>
        </w:p>
        <w:p w14:paraId="440AC426" w14:textId="7CA416C2" w:rsidR="00C043D8" w:rsidRDefault="00C043D8">
          <w:pPr>
            <w:pStyle w:val="TOC3"/>
            <w:tabs>
              <w:tab w:val="left" w:pos="1889"/>
              <w:tab w:val="right" w:leader="dot" w:pos="9062"/>
            </w:tabs>
            <w:rPr>
              <w:ins w:id="75" w:author="Mátrai Tibor" w:date="2022-04-21T20:49:00Z"/>
              <w:rFonts w:asciiTheme="minorHAnsi" w:eastAsiaTheme="minorEastAsia" w:hAnsiTheme="minorHAnsi"/>
              <w:noProof/>
              <w:sz w:val="22"/>
              <w:lang w:val="en-US"/>
            </w:rPr>
          </w:pPr>
          <w:ins w:id="76"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"_Toc101466597"</w:instrText>
            </w:r>
            <w:r w:rsidRPr="00824B4F">
              <w:rPr>
                <w:rStyle w:val="Hyperlink"/>
                <w:noProof/>
              </w:rPr>
              <w:instrText xml:space="preserve"> </w:instrText>
            </w:r>
            <w:r w:rsidRPr="00824B4F">
              <w:rPr>
                <w:rStyle w:val="Hyperlink"/>
                <w:noProof/>
              </w:rPr>
              <w:fldChar w:fldCharType="separate"/>
            </w:r>
            <w:r w:rsidRPr="00824B4F">
              <w:rPr>
                <w:rStyle w:val="Hyperlink"/>
                <w:noProof/>
              </w:rPr>
              <w:t>3.3.3</w:t>
            </w:r>
            <w:r>
              <w:rPr>
                <w:rFonts w:asciiTheme="minorHAnsi" w:eastAsiaTheme="minorEastAsia" w:hAnsiTheme="minorHAnsi"/>
                <w:noProof/>
                <w:sz w:val="22"/>
                <w:lang w:val="en-US"/>
              </w:rPr>
              <w:tab/>
            </w:r>
            <w:r w:rsidRPr="00824B4F">
              <w:rPr>
                <w:rStyle w:val="Hyperlink"/>
                <w:noProof/>
              </w:rPr>
              <w:t>Implementálás</w:t>
            </w:r>
            <w:r>
              <w:rPr>
                <w:noProof/>
                <w:webHidden/>
              </w:rPr>
              <w:tab/>
            </w:r>
            <w:r>
              <w:rPr>
                <w:noProof/>
                <w:webHidden/>
              </w:rPr>
              <w:fldChar w:fldCharType="begin"/>
            </w:r>
            <w:r>
              <w:rPr>
                <w:noProof/>
                <w:webHidden/>
              </w:rPr>
              <w:instrText xml:space="preserve"> PAGEREF _Toc101466597 \h </w:instrText>
            </w:r>
          </w:ins>
          <w:r>
            <w:rPr>
              <w:noProof/>
              <w:webHidden/>
            </w:rPr>
          </w:r>
          <w:r>
            <w:rPr>
              <w:noProof/>
              <w:webHidden/>
            </w:rPr>
            <w:fldChar w:fldCharType="separate"/>
          </w:r>
          <w:ins w:id="77" w:author="Mátrai Tibor" w:date="2022-04-21T20:49:00Z">
            <w:r>
              <w:rPr>
                <w:noProof/>
                <w:webHidden/>
              </w:rPr>
              <w:t>25</w:t>
            </w:r>
            <w:r>
              <w:rPr>
                <w:noProof/>
                <w:webHidden/>
              </w:rPr>
              <w:fldChar w:fldCharType="end"/>
            </w:r>
            <w:r w:rsidRPr="00824B4F">
              <w:rPr>
                <w:rStyle w:val="Hyperlink"/>
                <w:noProof/>
              </w:rPr>
              <w:fldChar w:fldCharType="end"/>
            </w:r>
          </w:ins>
        </w:p>
        <w:p w14:paraId="6C13B4C7" w14:textId="25EC41F6" w:rsidR="00C043D8" w:rsidRDefault="00C043D8">
          <w:pPr>
            <w:pStyle w:val="TOC3"/>
            <w:tabs>
              <w:tab w:val="left" w:pos="1889"/>
              <w:tab w:val="right" w:leader="dot" w:pos="9062"/>
            </w:tabs>
            <w:rPr>
              <w:ins w:id="78" w:author="Mátrai Tibor" w:date="2022-04-21T20:49:00Z"/>
              <w:rFonts w:asciiTheme="minorHAnsi" w:eastAsiaTheme="minorEastAsia" w:hAnsiTheme="minorHAnsi"/>
              <w:noProof/>
              <w:sz w:val="22"/>
              <w:lang w:val="en-US"/>
            </w:rPr>
          </w:pPr>
          <w:ins w:id="79"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"_Toc101466598"</w:instrText>
            </w:r>
            <w:r w:rsidRPr="00824B4F">
              <w:rPr>
                <w:rStyle w:val="Hyperlink"/>
                <w:noProof/>
              </w:rPr>
              <w:instrText xml:space="preserve"> </w:instrText>
            </w:r>
            <w:r w:rsidRPr="00824B4F">
              <w:rPr>
                <w:rStyle w:val="Hyperlink"/>
                <w:noProof/>
              </w:rPr>
              <w:fldChar w:fldCharType="separate"/>
            </w:r>
            <w:r w:rsidRPr="00824B4F">
              <w:rPr>
                <w:rStyle w:val="Hyperlink"/>
                <w:noProof/>
              </w:rPr>
              <w:t>3.3.4</w:t>
            </w:r>
            <w:r>
              <w:rPr>
                <w:rFonts w:asciiTheme="minorHAnsi" w:eastAsiaTheme="minorEastAsia" w:hAnsiTheme="minorHAnsi"/>
                <w:noProof/>
                <w:sz w:val="22"/>
                <w:lang w:val="en-US"/>
              </w:rPr>
              <w:tab/>
            </w:r>
            <w:r w:rsidRPr="00824B4F">
              <w:rPr>
                <w:rStyle w:val="Hyperlink"/>
                <w:noProof/>
              </w:rPr>
              <w:t>Tesztelés</w:t>
            </w:r>
            <w:r>
              <w:rPr>
                <w:noProof/>
                <w:webHidden/>
              </w:rPr>
              <w:tab/>
            </w:r>
            <w:r>
              <w:rPr>
                <w:noProof/>
                <w:webHidden/>
              </w:rPr>
              <w:fldChar w:fldCharType="begin"/>
            </w:r>
            <w:r>
              <w:rPr>
                <w:noProof/>
                <w:webHidden/>
              </w:rPr>
              <w:instrText xml:space="preserve"> PAGEREF _Toc101466598 \h </w:instrText>
            </w:r>
          </w:ins>
          <w:r>
            <w:rPr>
              <w:noProof/>
              <w:webHidden/>
            </w:rPr>
          </w:r>
          <w:r>
            <w:rPr>
              <w:noProof/>
              <w:webHidden/>
            </w:rPr>
            <w:fldChar w:fldCharType="separate"/>
          </w:r>
          <w:ins w:id="80" w:author="Mátrai Tibor" w:date="2022-04-21T20:49:00Z">
            <w:r>
              <w:rPr>
                <w:noProof/>
                <w:webHidden/>
              </w:rPr>
              <w:t>29</w:t>
            </w:r>
            <w:r>
              <w:rPr>
                <w:noProof/>
                <w:webHidden/>
              </w:rPr>
              <w:fldChar w:fldCharType="end"/>
            </w:r>
            <w:r w:rsidRPr="00824B4F">
              <w:rPr>
                <w:rStyle w:val="Hyperlink"/>
                <w:noProof/>
              </w:rPr>
              <w:fldChar w:fldCharType="end"/>
            </w:r>
          </w:ins>
        </w:p>
        <w:p w14:paraId="4B0B215D" w14:textId="09121B6E" w:rsidR="00C043D8" w:rsidRDefault="00C043D8">
          <w:pPr>
            <w:pStyle w:val="TOC3"/>
            <w:tabs>
              <w:tab w:val="left" w:pos="1889"/>
              <w:tab w:val="right" w:leader="dot" w:pos="9062"/>
            </w:tabs>
            <w:rPr>
              <w:ins w:id="81" w:author="Mátrai Tibor" w:date="2022-04-21T20:49:00Z"/>
              <w:rFonts w:asciiTheme="minorHAnsi" w:eastAsiaTheme="minorEastAsia" w:hAnsiTheme="minorHAnsi"/>
              <w:noProof/>
              <w:sz w:val="22"/>
              <w:lang w:val="en-US"/>
            </w:rPr>
          </w:pPr>
          <w:ins w:id="82"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"_Toc101466599"</w:instrText>
            </w:r>
            <w:r w:rsidRPr="00824B4F">
              <w:rPr>
                <w:rStyle w:val="Hyperlink"/>
                <w:noProof/>
              </w:rPr>
              <w:instrText xml:space="preserve"> </w:instrText>
            </w:r>
            <w:r w:rsidRPr="00824B4F">
              <w:rPr>
                <w:rStyle w:val="Hyperlink"/>
                <w:noProof/>
              </w:rPr>
              <w:fldChar w:fldCharType="separate"/>
            </w:r>
            <w:r w:rsidRPr="00824B4F">
              <w:rPr>
                <w:rStyle w:val="Hyperlink"/>
                <w:noProof/>
              </w:rPr>
              <w:t>3.3.5</w:t>
            </w:r>
            <w:r>
              <w:rPr>
                <w:rFonts w:asciiTheme="minorHAnsi" w:eastAsiaTheme="minorEastAsia" w:hAnsiTheme="minorHAnsi"/>
                <w:noProof/>
                <w:sz w:val="22"/>
                <w:lang w:val="en-US"/>
              </w:rPr>
              <w:tab/>
            </w:r>
            <w:r w:rsidRPr="00824B4F">
              <w:rPr>
                <w:rStyle w:val="Hyperlink"/>
                <w:noProof/>
              </w:rPr>
              <w:t>Támogatás és tovább fejlesztés</w:t>
            </w:r>
            <w:r>
              <w:rPr>
                <w:noProof/>
                <w:webHidden/>
              </w:rPr>
              <w:tab/>
            </w:r>
            <w:r>
              <w:rPr>
                <w:noProof/>
                <w:webHidden/>
              </w:rPr>
              <w:fldChar w:fldCharType="begin"/>
            </w:r>
            <w:r>
              <w:rPr>
                <w:noProof/>
                <w:webHidden/>
              </w:rPr>
              <w:instrText xml:space="preserve"> PAGEREF _Toc101466599 \h </w:instrText>
            </w:r>
          </w:ins>
          <w:r>
            <w:rPr>
              <w:noProof/>
              <w:webHidden/>
            </w:rPr>
          </w:r>
          <w:r>
            <w:rPr>
              <w:noProof/>
              <w:webHidden/>
            </w:rPr>
            <w:fldChar w:fldCharType="separate"/>
          </w:r>
          <w:ins w:id="83" w:author="Mátrai Tibor" w:date="2022-04-21T20:49:00Z">
            <w:r>
              <w:rPr>
                <w:noProof/>
                <w:webHidden/>
              </w:rPr>
              <w:t>31</w:t>
            </w:r>
            <w:r>
              <w:rPr>
                <w:noProof/>
                <w:webHidden/>
              </w:rPr>
              <w:fldChar w:fldCharType="end"/>
            </w:r>
            <w:r w:rsidRPr="00824B4F">
              <w:rPr>
                <w:rStyle w:val="Hyperlink"/>
                <w:noProof/>
              </w:rPr>
              <w:fldChar w:fldCharType="end"/>
            </w:r>
          </w:ins>
        </w:p>
        <w:p w14:paraId="050BDC5B" w14:textId="6E826A32" w:rsidR="00C043D8" w:rsidRDefault="00C043D8">
          <w:pPr>
            <w:pStyle w:val="TOC2"/>
            <w:tabs>
              <w:tab w:val="left" w:pos="1540"/>
              <w:tab w:val="right" w:leader="dot" w:pos="9062"/>
            </w:tabs>
            <w:rPr>
              <w:ins w:id="84" w:author="Mátrai Tibor" w:date="2022-04-21T20:49:00Z"/>
              <w:rFonts w:asciiTheme="minorHAnsi" w:eastAsiaTheme="minorEastAsia" w:hAnsiTheme="minorHAnsi"/>
              <w:noProof/>
              <w:sz w:val="22"/>
              <w:lang w:val="en-US"/>
            </w:rPr>
          </w:pPr>
          <w:ins w:id="85"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"_Toc101466600"</w:instrText>
            </w:r>
            <w:r w:rsidRPr="00824B4F">
              <w:rPr>
                <w:rStyle w:val="Hyperlink"/>
                <w:noProof/>
              </w:rPr>
              <w:instrText xml:space="preserve"> </w:instrText>
            </w:r>
            <w:r w:rsidRPr="00824B4F">
              <w:rPr>
                <w:rStyle w:val="Hyperlink"/>
                <w:noProof/>
              </w:rPr>
              <w:fldChar w:fldCharType="separate"/>
            </w:r>
            <w:r w:rsidRPr="00824B4F">
              <w:rPr>
                <w:rStyle w:val="Hyperlink"/>
                <w:noProof/>
              </w:rPr>
              <w:t>3.4</w:t>
            </w:r>
            <w:r>
              <w:rPr>
                <w:rFonts w:asciiTheme="minorHAnsi" w:eastAsiaTheme="minorEastAsia" w:hAnsiTheme="minorHAnsi"/>
                <w:noProof/>
                <w:sz w:val="22"/>
                <w:lang w:val="en-US"/>
              </w:rPr>
              <w:tab/>
            </w:r>
            <w:r w:rsidRPr="00824B4F">
              <w:rPr>
                <w:rStyle w:val="Hyperlink"/>
                <w:noProof/>
              </w:rPr>
              <w:t>Konklúzió</w:t>
            </w:r>
            <w:r>
              <w:rPr>
                <w:noProof/>
                <w:webHidden/>
              </w:rPr>
              <w:tab/>
            </w:r>
            <w:r>
              <w:rPr>
                <w:noProof/>
                <w:webHidden/>
              </w:rPr>
              <w:fldChar w:fldCharType="begin"/>
            </w:r>
            <w:r>
              <w:rPr>
                <w:noProof/>
                <w:webHidden/>
              </w:rPr>
              <w:instrText xml:space="preserve"> PAGEREF _Toc101466600 \h </w:instrText>
            </w:r>
          </w:ins>
          <w:r>
            <w:rPr>
              <w:noProof/>
              <w:webHidden/>
            </w:rPr>
          </w:r>
          <w:r>
            <w:rPr>
              <w:noProof/>
              <w:webHidden/>
            </w:rPr>
            <w:fldChar w:fldCharType="separate"/>
          </w:r>
          <w:ins w:id="86" w:author="Mátrai Tibor" w:date="2022-04-21T20:49:00Z">
            <w:r>
              <w:rPr>
                <w:noProof/>
                <w:webHidden/>
              </w:rPr>
              <w:t>31</w:t>
            </w:r>
            <w:r>
              <w:rPr>
                <w:noProof/>
                <w:webHidden/>
              </w:rPr>
              <w:fldChar w:fldCharType="end"/>
            </w:r>
            <w:r w:rsidRPr="00824B4F">
              <w:rPr>
                <w:rStyle w:val="Hyperlink"/>
                <w:noProof/>
              </w:rPr>
              <w:fldChar w:fldCharType="end"/>
            </w:r>
          </w:ins>
        </w:p>
        <w:p w14:paraId="3311544B" w14:textId="79971227" w:rsidR="00C043D8" w:rsidRDefault="00C043D8">
          <w:pPr>
            <w:pStyle w:val="TOC1"/>
            <w:rPr>
              <w:ins w:id="87" w:author="Mátrai Tibor" w:date="2022-04-21T20:49:00Z"/>
              <w:rFonts w:asciiTheme="minorHAnsi" w:eastAsiaTheme="minorEastAsia" w:hAnsiTheme="minorHAnsi"/>
              <w:noProof/>
              <w:sz w:val="22"/>
              <w:lang w:val="en-US"/>
            </w:rPr>
          </w:pPr>
          <w:ins w:id="88"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"_Toc101466601"</w:instrText>
            </w:r>
            <w:r w:rsidRPr="00824B4F">
              <w:rPr>
                <w:rStyle w:val="Hyperlink"/>
                <w:noProof/>
              </w:rPr>
              <w:instrText xml:space="preserve"> </w:instrText>
            </w:r>
            <w:r w:rsidRPr="00824B4F">
              <w:rPr>
                <w:rStyle w:val="Hyperlink"/>
                <w:noProof/>
              </w:rPr>
              <w:fldChar w:fldCharType="separate"/>
            </w:r>
            <w:r w:rsidRPr="00824B4F">
              <w:rPr>
                <w:rStyle w:val="Hyperlink"/>
                <w:noProof/>
              </w:rPr>
              <w:t>Összegzés</w:t>
            </w:r>
            <w:r>
              <w:rPr>
                <w:noProof/>
                <w:webHidden/>
              </w:rPr>
              <w:tab/>
            </w:r>
            <w:r>
              <w:rPr>
                <w:noProof/>
                <w:webHidden/>
              </w:rPr>
              <w:fldChar w:fldCharType="begin"/>
            </w:r>
            <w:r>
              <w:rPr>
                <w:noProof/>
                <w:webHidden/>
              </w:rPr>
              <w:instrText xml:space="preserve"> PAGEREF _Toc101466601 \h </w:instrText>
            </w:r>
          </w:ins>
          <w:r>
            <w:rPr>
              <w:noProof/>
              <w:webHidden/>
            </w:rPr>
          </w:r>
          <w:r>
            <w:rPr>
              <w:noProof/>
              <w:webHidden/>
            </w:rPr>
            <w:fldChar w:fldCharType="separate"/>
          </w:r>
          <w:ins w:id="89" w:author="Mátrai Tibor" w:date="2022-04-21T20:49:00Z">
            <w:r>
              <w:rPr>
                <w:noProof/>
                <w:webHidden/>
              </w:rPr>
              <w:t>32</w:t>
            </w:r>
            <w:r>
              <w:rPr>
                <w:noProof/>
                <w:webHidden/>
              </w:rPr>
              <w:fldChar w:fldCharType="end"/>
            </w:r>
            <w:r w:rsidRPr="00824B4F">
              <w:rPr>
                <w:rStyle w:val="Hyperlink"/>
                <w:noProof/>
              </w:rPr>
              <w:fldChar w:fldCharType="end"/>
            </w:r>
          </w:ins>
        </w:p>
        <w:p w14:paraId="3ADB94CB" w14:textId="7428CCD0" w:rsidR="00C043D8" w:rsidRDefault="00C043D8">
          <w:pPr>
            <w:pStyle w:val="TOC1"/>
            <w:rPr>
              <w:ins w:id="90" w:author="Mátrai Tibor" w:date="2022-04-21T20:49:00Z"/>
              <w:rFonts w:asciiTheme="minorHAnsi" w:eastAsiaTheme="minorEastAsia" w:hAnsiTheme="minorHAnsi"/>
              <w:noProof/>
              <w:sz w:val="22"/>
              <w:lang w:val="en-US"/>
            </w:rPr>
          </w:pPr>
          <w:ins w:id="91"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"_Toc101466602"</w:instrText>
            </w:r>
            <w:r w:rsidRPr="00824B4F">
              <w:rPr>
                <w:rStyle w:val="Hyperlink"/>
                <w:noProof/>
              </w:rPr>
              <w:instrText xml:space="preserve"> </w:instrText>
            </w:r>
            <w:r w:rsidRPr="00824B4F">
              <w:rPr>
                <w:rStyle w:val="Hyperlink"/>
                <w:noProof/>
              </w:rPr>
              <w:fldChar w:fldCharType="separate"/>
            </w:r>
            <w:r w:rsidRPr="00824B4F">
              <w:rPr>
                <w:rStyle w:val="Hyperlink"/>
                <w:noProof/>
              </w:rPr>
              <w:t>Irodalomjegyzék</w:t>
            </w:r>
            <w:r>
              <w:rPr>
                <w:noProof/>
                <w:webHidden/>
              </w:rPr>
              <w:tab/>
            </w:r>
            <w:r>
              <w:rPr>
                <w:noProof/>
                <w:webHidden/>
              </w:rPr>
              <w:fldChar w:fldCharType="begin"/>
            </w:r>
            <w:r>
              <w:rPr>
                <w:noProof/>
                <w:webHidden/>
              </w:rPr>
              <w:instrText xml:space="preserve"> PAGEREF _Toc101466602 \h </w:instrText>
            </w:r>
          </w:ins>
          <w:r>
            <w:rPr>
              <w:noProof/>
              <w:webHidden/>
            </w:rPr>
          </w:r>
          <w:r>
            <w:rPr>
              <w:noProof/>
              <w:webHidden/>
            </w:rPr>
            <w:fldChar w:fldCharType="separate"/>
          </w:r>
          <w:ins w:id="92" w:author="Mátrai Tibor" w:date="2022-04-21T20:49:00Z">
            <w:r>
              <w:rPr>
                <w:noProof/>
                <w:webHidden/>
              </w:rPr>
              <w:t>33</w:t>
            </w:r>
            <w:r>
              <w:rPr>
                <w:noProof/>
                <w:webHidden/>
              </w:rPr>
              <w:fldChar w:fldCharType="end"/>
            </w:r>
            <w:r w:rsidRPr="00824B4F">
              <w:rPr>
                <w:rStyle w:val="Hyperlink"/>
                <w:noProof/>
              </w:rPr>
              <w:fldChar w:fldCharType="end"/>
            </w:r>
          </w:ins>
        </w:p>
        <w:p w14:paraId="23589693" w14:textId="14E7F788" w:rsidR="00C043D8" w:rsidDel="00C043D8" w:rsidRDefault="00C043D8" w:rsidP="00C043D8">
          <w:pPr>
            <w:pStyle w:val="TOC1"/>
            <w:rPr>
              <w:del w:id="93" w:author="Mátrai Tibor" w:date="2022-04-21T20:49:00Z"/>
              <w:noProof/>
            </w:rPr>
          </w:pPr>
        </w:p>
        <w:p w14:paraId="482541C3" w14:textId="141FCF18" w:rsidR="00A23ED4" w:rsidRDefault="00C043D8">
          <w:pPr>
            <w:pStyle w:val="TOC1"/>
            <w:pPrChange w:id="94" w:author="Mátrai Tibor" w:date="2022-04-21T20:49:00Z">
              <w:pPr/>
            </w:pPrChange>
          </w:pPr>
          <w:ins w:id="95" w:author="Mátrai Tibor" w:date="2022-04-21T20:49:00Z">
            <w:r>
              <w:fldChar w:fldCharType="end"/>
            </w:r>
          </w:ins>
        </w:p>
      </w:sdtContent>
    </w:sdt>
    <w:p w14:paraId="656E51E0" w14:textId="77777777" w:rsidR="00A23ED4" w:rsidRDefault="00A23ED4">
      <w:pPr>
        <w:rPr>
          <w:rFonts w:eastAsiaTheme="majorEastAsia" w:cstheme="majorBidi"/>
          <w:b/>
          <w:sz w:val="32"/>
          <w:szCs w:val="32"/>
        </w:rPr>
      </w:pPr>
      <w:r>
        <w:br w:type="page"/>
      </w:r>
    </w:p>
    <w:p w14:paraId="0390C2BD" w14:textId="343F0182" w:rsidR="00C11F1C" w:rsidRDefault="00C11F1C" w:rsidP="00E64499">
      <w:pPr>
        <w:pStyle w:val="Heading10"/>
      </w:pPr>
      <w:bookmarkStart w:id="96" w:name="_Toc101466584"/>
      <w:r>
        <w:lastRenderedPageBreak/>
        <w:t>Bevezetés</w:t>
      </w:r>
      <w:bookmarkEnd w:id="96"/>
    </w:p>
    <w:p w14:paraId="70299AAF" w14:textId="6910FF9F" w:rsidR="000B52B2" w:rsidRDefault="000B52B2" w:rsidP="000B52B2">
      <w:commentRangeStart w:id="97"/>
      <w:commentRangeStart w:id="98"/>
      <w:r>
        <w:t xml:space="preserve">A </w:t>
      </w:r>
      <w:del w:id="99" w:author="David Burka" w:date="2022-04-16T12:04:00Z">
        <w:r w:rsidDel="00AC5C1A">
          <w:delText>szak</w:delText>
        </w:r>
      </w:del>
      <w:r>
        <w:t>dolgozat</w:t>
      </w:r>
      <w:del w:id="100" w:author="Mátrai Tibor" w:date="2022-04-15T11:00:00Z">
        <w:r w:rsidDel="007801FC">
          <w:delText>om</w:delText>
        </w:r>
      </w:del>
      <w:r>
        <w:t xml:space="preserve"> témáj</w:t>
      </w:r>
      <w:ins w:id="101" w:author="Mátrai Tibor" w:date="2022-04-15T11:00:00Z">
        <w:r w:rsidR="007801FC">
          <w:t>a</w:t>
        </w:r>
      </w:ins>
      <w:del w:id="102" w:author="Mátrai Tibor" w:date="2022-04-15T11:00:00Z">
        <w:r w:rsidDel="007801FC">
          <w:delText>ának</w:delText>
        </w:r>
      </w:del>
      <w:r>
        <w:t xml:space="preserve"> a Budapesti Corvinus Egyetem Gazdaságinformatikus </w:t>
      </w:r>
      <w:proofErr w:type="spellStart"/>
      <w:r>
        <w:t>BSc</w:t>
      </w:r>
      <w:proofErr w:type="spellEnd"/>
      <w:r>
        <w:t xml:space="preserve"> </w:t>
      </w:r>
      <w:proofErr w:type="spellStart"/>
      <w:r>
        <w:t>szakának</w:t>
      </w:r>
      <w:proofErr w:type="spellEnd"/>
      <w:r>
        <w:t xml:space="preserve"> hivatkozás kezelés számonkérésének a támogatás</w:t>
      </w:r>
      <w:ins w:id="103" w:author="Mátrai Tibor" w:date="2022-04-15T11:00:00Z">
        <w:r w:rsidR="007801FC">
          <w:t>a</w:t>
        </w:r>
      </w:ins>
      <w:del w:id="104" w:author="Mátrai Tibor" w:date="2022-04-15T11:00:00Z">
        <w:r w:rsidDel="007801FC">
          <w:delText>át választottam</w:delText>
        </w:r>
      </w:del>
      <w:r>
        <w:t xml:space="preserve">, részletesebben kifejtve </w:t>
      </w:r>
      <w:r w:rsidR="006A57DD">
        <w:t>a Szakszeminárium 1 tárgynak a hivatkozás kezelés nevű számonkérésének javításának automatizálási lehetőségei</w:t>
      </w:r>
      <w:ins w:id="105" w:author="Mátrai Tibor" w:date="2022-04-15T11:00:00Z">
        <w:r w:rsidR="007801FC">
          <w:t xml:space="preserve">nek </w:t>
        </w:r>
      </w:ins>
      <w:ins w:id="106" w:author="Mátrai Tibor" w:date="2022-04-15T11:01:00Z">
        <w:r w:rsidR="007801FC">
          <w:t>bemutatása</w:t>
        </w:r>
      </w:ins>
      <w:del w:id="107" w:author="Mátrai Tibor" w:date="2022-04-15T11:00:00Z">
        <w:r w:rsidR="006A57DD" w:rsidDel="007801FC">
          <w:delText>t</w:delText>
        </w:r>
      </w:del>
      <w:r w:rsidR="006A57DD">
        <w:t xml:space="preserve">. A javítás automatizálására az </w:t>
      </w:r>
      <w:ins w:id="108" w:author="Mátrai Tibor" w:date="2022-04-15T11:02:00Z">
        <w:r w:rsidR="00FE4EA8">
          <w:t>igény</w:t>
        </w:r>
      </w:ins>
      <w:del w:id="109" w:author="Mátrai Tibor" w:date="2022-04-15T11:02:00Z">
        <w:r w:rsidR="006A57DD" w:rsidDel="00FE4EA8">
          <w:delText>ötlet</w:delText>
        </w:r>
      </w:del>
      <w:r w:rsidR="006A57DD">
        <w:t xml:space="preserve"> </w:t>
      </w:r>
      <w:ins w:id="110" w:author="Mátrai Tibor" w:date="2022-04-15T11:03:00Z">
        <w:r w:rsidR="00FE4EA8">
          <w:t xml:space="preserve">a tantárgy oktatóiban </w:t>
        </w:r>
        <w:del w:id="111" w:author="David Burka" w:date="2022-04-16T12:04:00Z">
          <w:r w:rsidR="00FE4EA8" w:rsidDel="00AC5C1A">
            <w:delText>jelent meg</w:delText>
          </w:r>
        </w:del>
      </w:ins>
      <w:ins w:id="112" w:author="David Burka" w:date="2022-04-16T12:04:00Z">
        <w:r w:rsidR="00AC5C1A">
          <w:t>merült fel</w:t>
        </w:r>
      </w:ins>
      <w:ins w:id="113" w:author="Mátrai Tibor" w:date="2022-04-20T22:21:00Z">
        <w:r w:rsidR="006907B3">
          <w:t>,</w:t>
        </w:r>
      </w:ins>
      <w:ins w:id="114" w:author="Mátrai Tibor" w:date="2022-04-15T11:03:00Z">
        <w:r w:rsidR="00FE4EA8">
          <w:t xml:space="preserve"> akik</w:t>
        </w:r>
        <w:del w:id="115" w:author="David Burka" w:date="2022-04-16T12:05:00Z">
          <w:r w:rsidR="00FE4EA8" w:rsidDel="00AC5C1A">
            <w:delText>nek ennek</w:delText>
          </w:r>
        </w:del>
      </w:ins>
      <w:ins w:id="116" w:author="David Burka" w:date="2022-04-16T12:05:00Z">
        <w:r w:rsidR="00AC5C1A">
          <w:t xml:space="preserve"> számára</w:t>
        </w:r>
      </w:ins>
      <w:ins w:id="117" w:author="Mátrai Tibor" w:date="2022-04-15T11:03:00Z">
        <w:r w:rsidR="00FE4EA8">
          <w:t xml:space="preserve"> a </w:t>
        </w:r>
      </w:ins>
      <w:ins w:id="118" w:author="Mátrai Tibor" w:date="2022-04-15T11:04:00Z">
        <w:r w:rsidR="00FE4EA8">
          <w:t>számonkérés</w:t>
        </w:r>
        <w:del w:id="119" w:author="David Burka" w:date="2022-04-16T12:05:00Z">
          <w:r w:rsidR="00FE4EA8" w:rsidDel="00AC5C1A">
            <w:delText>n</w:delText>
          </w:r>
        </w:del>
        <w:r w:rsidR="00FE4EA8">
          <w:t>ek</w:t>
        </w:r>
      </w:ins>
      <w:ins w:id="120" w:author="Mátrai Tibor" w:date="2022-04-15T11:03:00Z">
        <w:del w:id="121" w:author="David Burka" w:date="2022-04-16T12:05:00Z">
          <w:r w:rsidR="00FE4EA8" w:rsidDel="00AC5C1A">
            <w:delText xml:space="preserve"> a</w:delText>
          </w:r>
        </w:del>
        <w:r w:rsidR="00FE4EA8">
          <w:t xml:space="preserve"> </w:t>
        </w:r>
      </w:ins>
      <w:ins w:id="122" w:author="Mátrai Tibor" w:date="2022-04-15T11:04:00Z">
        <w:r w:rsidR="00FE4EA8">
          <w:t>javítása a</w:t>
        </w:r>
      </w:ins>
      <w:ins w:id="123" w:author="Mátrai Tibor" w:date="2022-04-15T11:05:00Z">
        <w:r w:rsidR="00FE4EA8">
          <w:t xml:space="preserve"> </w:t>
        </w:r>
      </w:ins>
      <w:ins w:id="124" w:author="Mátrai Tibor" w:date="2022-04-15T11:04:00Z">
        <w:r w:rsidR="00FE4EA8">
          <w:t>dolgozat m</w:t>
        </w:r>
      </w:ins>
      <w:ins w:id="125" w:author="Mátrai Tibor" w:date="2022-04-15T11:05:00Z">
        <w:r w:rsidR="00FE4EA8">
          <w:t>é</w:t>
        </w:r>
      </w:ins>
      <w:ins w:id="126" w:author="Mátrai Tibor" w:date="2022-04-15T11:04:00Z">
        <w:r w:rsidR="00FE4EA8">
          <w:t>retéhez</w:t>
        </w:r>
      </w:ins>
      <w:ins w:id="127" w:author="David Burka" w:date="2022-04-16T12:05:00Z">
        <w:r w:rsidR="00AC5C1A">
          <w:t xml:space="preserve"> képest</w:t>
        </w:r>
      </w:ins>
      <w:ins w:id="128" w:author="Mátrai Tibor" w:date="2022-04-15T11:04:00Z">
        <w:r w:rsidR="00FE4EA8">
          <w:t xml:space="preserve"> aránytalanul sok időt vett igénybe. </w:t>
        </w:r>
      </w:ins>
      <w:commentRangeStart w:id="129"/>
      <w:commentRangeStart w:id="130"/>
      <w:ins w:id="131" w:author="Mátrai Tibor" w:date="2022-04-15T11:05:00Z">
        <w:r w:rsidR="00FE4EA8">
          <w:t>Ezt a dolgoz</w:t>
        </w:r>
        <w:del w:id="132" w:author="David Burka" w:date="2022-04-16T12:05:00Z">
          <w:r w:rsidR="00FE4EA8" w:rsidDel="00AC5C1A">
            <w:delText>t</w:delText>
          </w:r>
        </w:del>
        <w:r w:rsidR="00FE4EA8">
          <w:t xml:space="preserve">at szöveges felépítése okozta, </w:t>
        </w:r>
      </w:ins>
      <w:del w:id="133" w:author="Mátrai Tibor" w:date="2022-04-15T11:03:00Z">
        <w:r w:rsidR="006A57DD" w:rsidDel="00FE4EA8">
          <w:delText xml:space="preserve">akkor született amikor én vettem részt ezen a számonkérésen és a tanárom panaszkodott a dolgozat javításának idejére és a hozzá szükséges koncentrált figyelemre, amely nagyon kimerítő. </w:delText>
        </w:r>
      </w:del>
      <w:del w:id="134" w:author="Mátrai Tibor" w:date="2022-04-15T11:05:00Z">
        <w:r w:rsidR="0000178D" w:rsidDel="00FE4EA8">
          <w:delText xml:space="preserve">Ezek a nehézségek a dolgozat felépítéséből adódtak, </w:delText>
        </w:r>
      </w:del>
      <w:r w:rsidR="0000178D">
        <w:t>ami ellenben képes volt a hallgat</w:t>
      </w:r>
      <w:r w:rsidR="008C34B9">
        <w:t>ó</w:t>
      </w:r>
      <w:r w:rsidR="0000178D">
        <w:t>k gyakorlati tudását ellenőrizni</w:t>
      </w:r>
      <w:ins w:id="135" w:author="Mátrai Tibor" w:date="2022-04-20T22:19:00Z">
        <w:r w:rsidR="000F6AAD">
          <w:t>, amire</w:t>
        </w:r>
      </w:ins>
      <w:ins w:id="136" w:author="Mátrai Tibor" w:date="2022-04-20T22:20:00Z">
        <w:r w:rsidR="000F6AAD">
          <w:t xml:space="preserve"> a lehetséges másik megoldás, a fele</w:t>
        </w:r>
        <w:r w:rsidR="006907B3">
          <w:t>let választós dolgozat nem képes.</w:t>
        </w:r>
      </w:ins>
      <w:del w:id="137" w:author="Mátrai Tibor" w:date="2022-04-20T22:19:00Z">
        <w:r w:rsidR="0000178D" w:rsidDel="000F6AAD">
          <w:delText>, ami akkora előny ez a szerkezet mellett</w:delText>
        </w:r>
      </w:del>
      <w:del w:id="138" w:author="Mátrai Tibor" w:date="2022-04-20T22:20:00Z">
        <w:r w:rsidR="0000178D" w:rsidDel="006907B3">
          <w:delText>,</w:delText>
        </w:r>
      </w:del>
      <w:r w:rsidR="0000178D">
        <w:t xml:space="preserve"> </w:t>
      </w:r>
      <w:ins w:id="139" w:author="Mátrai Tibor" w:date="2022-04-20T22:20:00Z">
        <w:r w:rsidR="006907B3">
          <w:t xml:space="preserve">Ezért </w:t>
        </w:r>
      </w:ins>
      <w:del w:id="140" w:author="Mátrai Tibor" w:date="2022-04-20T22:20:00Z">
        <w:r w:rsidR="0000178D" w:rsidDel="006907B3">
          <w:delText xml:space="preserve">hogy </w:delText>
        </w:r>
      </w:del>
      <w:r w:rsidR="0000178D">
        <w:t xml:space="preserve">a felelős </w:t>
      </w:r>
      <w:ins w:id="141" w:author="Mátrai Tibor" w:date="2022-04-20T22:20:00Z">
        <w:r w:rsidR="006907B3">
          <w:t>ok</w:t>
        </w:r>
      </w:ins>
      <w:ins w:id="142" w:author="Mátrai Tibor" w:date="2022-04-20T22:21:00Z">
        <w:r w:rsidR="006907B3">
          <w:t xml:space="preserve">tatók </w:t>
        </w:r>
      </w:ins>
      <w:del w:id="143" w:author="Mátrai Tibor" w:date="2022-04-20T22:20:00Z">
        <w:r w:rsidR="0000178D" w:rsidDel="006907B3">
          <w:delText xml:space="preserve">tanárok </w:delText>
        </w:r>
      </w:del>
      <w:r w:rsidR="0000178D">
        <w:t>nem akartak a szerkezeten változtatni, tehát ennek a rendszernek valamilyen szoftveres támogatása egy jó megoldásnak tűnt a probléma megoldására.</w:t>
      </w:r>
      <w:commentRangeEnd w:id="97"/>
      <w:r w:rsidR="00FB3E2E">
        <w:rPr>
          <w:rStyle w:val="CommentReference"/>
        </w:rPr>
        <w:commentReference w:id="97"/>
      </w:r>
      <w:commentRangeEnd w:id="98"/>
      <w:r w:rsidR="00812092">
        <w:rPr>
          <w:rStyle w:val="CommentReference"/>
        </w:rPr>
        <w:commentReference w:id="98"/>
      </w:r>
      <w:commentRangeEnd w:id="129"/>
      <w:r w:rsidR="00AC5C1A">
        <w:rPr>
          <w:rStyle w:val="CommentReference"/>
        </w:rPr>
        <w:commentReference w:id="129"/>
      </w:r>
      <w:commentRangeEnd w:id="130"/>
      <w:r w:rsidR="006907B3">
        <w:rPr>
          <w:rStyle w:val="CommentReference"/>
        </w:rPr>
        <w:commentReference w:id="130"/>
      </w:r>
    </w:p>
    <w:p w14:paraId="059B197F" w14:textId="2680F300" w:rsidR="00FB3E2E" w:rsidRDefault="0059553E" w:rsidP="000B52B2">
      <w:pPr>
        <w:rPr>
          <w:ins w:id="144" w:author="David Burka" w:date="2022-04-10T21:54:00Z"/>
        </w:rPr>
      </w:pPr>
      <w:r>
        <w:t xml:space="preserve">A </w:t>
      </w:r>
      <w:ins w:id="145" w:author="Mátrai Tibor" w:date="2022-04-20T22:27:00Z">
        <w:r w:rsidR="004C2410">
          <w:t xml:space="preserve">kutatás során a </w:t>
        </w:r>
      </w:ins>
      <w:del w:id="146" w:author="Mátrai Tibor" w:date="2022-04-20T22:27:00Z">
        <w:r w:rsidDel="004C2410">
          <w:delText xml:space="preserve">dolgozat </w:delText>
        </w:r>
      </w:del>
      <w:r>
        <w:t>cél</w:t>
      </w:r>
      <w:del w:id="147" w:author="Mátrai Tibor" w:date="2022-04-20T22:27:00Z">
        <w:r w:rsidDel="004C2410">
          <w:delText>ja</w:delText>
        </w:r>
      </w:del>
      <w:r>
        <w:t xml:space="preserve"> meghatározni, hogy </w:t>
      </w:r>
      <w:del w:id="148" w:author="David Burka" w:date="2022-04-10T21:51:00Z">
        <w:r w:rsidDel="00FB3E2E">
          <w:delText xml:space="preserve">érdemes-e ezt </w:delText>
        </w:r>
      </w:del>
      <w:r>
        <w:t>a számonkérés</w:t>
      </w:r>
      <w:del w:id="149" w:author="David Burka" w:date="2022-04-10T21:51:00Z">
        <w:r w:rsidDel="00FB3E2E">
          <w:delText>t</w:delText>
        </w:r>
      </w:del>
      <w:r>
        <w:t xml:space="preserve"> automatizál</w:t>
      </w:r>
      <w:ins w:id="150" w:author="David Burka" w:date="2022-04-10T21:51:00Z">
        <w:r w:rsidR="00FB3E2E">
          <w:t>ása</w:t>
        </w:r>
      </w:ins>
      <w:del w:id="151" w:author="David Burka" w:date="2022-04-10T21:51:00Z">
        <w:r w:rsidDel="00FB3E2E">
          <w:delText>ni</w:delText>
        </w:r>
      </w:del>
      <w:ins w:id="152" w:author="David Burka" w:date="2022-04-10T21:51:00Z">
        <w:r w:rsidR="00FB3E2E">
          <w:t xml:space="preserve"> képes-e olyan hozzáadott értéket teremteni</w:t>
        </w:r>
      </w:ins>
      <w:r>
        <w:t xml:space="preserve">, </w:t>
      </w:r>
      <w:del w:id="153" w:author="David Burka" w:date="2022-04-10T21:51:00Z">
        <w:r w:rsidDel="00FB3E2E">
          <w:delText xml:space="preserve">valamint egy olyan szoftveres megoldás készítése, </w:delText>
        </w:r>
      </w:del>
      <w:r>
        <w:t>am</w:t>
      </w:r>
      <w:ins w:id="154" w:author="David Burka" w:date="2022-04-10T21:52:00Z">
        <w:r w:rsidR="00FB3E2E">
          <w:t>ely</w:t>
        </w:r>
      </w:ins>
      <w:del w:id="155" w:author="David Burka" w:date="2022-04-10T21:52:00Z">
        <w:r w:rsidDel="00FB3E2E">
          <w:delText xml:space="preserve">i </w:delText>
        </w:r>
      </w:del>
      <w:del w:id="156" w:author="David Burka" w:date="2022-04-10T21:51:00Z">
        <w:r w:rsidDel="00FB3E2E">
          <w:delText>valamilyen szinten tudja támogatni</w:delText>
        </w:r>
      </w:del>
      <w:ins w:id="157" w:author="David Burka" w:date="2022-04-10T21:52:00Z">
        <w:r w:rsidR="00FB3E2E">
          <w:t xml:space="preserve"> képes szignifikáns mértékben megkönnyíteni</w:t>
        </w:r>
      </w:ins>
      <w:r>
        <w:t xml:space="preserve"> a</w:t>
      </w:r>
      <w:ins w:id="158" w:author="David Burka" w:date="2022-04-10T21:52:00Z">
        <w:r w:rsidR="00FB3E2E">
          <w:t>z</w:t>
        </w:r>
      </w:ins>
      <w:r>
        <w:t xml:space="preserve"> </w:t>
      </w:r>
      <w:commentRangeStart w:id="159"/>
      <w:commentRangeStart w:id="160"/>
      <w:del w:id="161" w:author="David Burka" w:date="2022-04-10T21:52:00Z">
        <w:r w:rsidDel="00FB3E2E">
          <w:delText xml:space="preserve">tanárok </w:delText>
        </w:r>
      </w:del>
      <w:ins w:id="162" w:author="David Burka" w:date="2022-04-10T21:52:00Z">
        <w:r w:rsidR="00FB3E2E">
          <w:t>oktatók</w:t>
        </w:r>
        <w:commentRangeEnd w:id="159"/>
        <w:r w:rsidR="00FB3E2E">
          <w:rPr>
            <w:rStyle w:val="CommentReference"/>
          </w:rPr>
          <w:commentReference w:id="159"/>
        </w:r>
      </w:ins>
      <w:commentRangeEnd w:id="160"/>
      <w:r w:rsidR="007801FC">
        <w:rPr>
          <w:rStyle w:val="CommentReference"/>
        </w:rPr>
        <w:commentReference w:id="160"/>
      </w:r>
      <w:ins w:id="163" w:author="David Burka" w:date="2022-04-10T21:52:00Z">
        <w:r w:rsidR="00FB3E2E">
          <w:t xml:space="preserve"> </w:t>
        </w:r>
      </w:ins>
      <w:commentRangeStart w:id="164"/>
      <w:commentRangeStart w:id="165"/>
      <w:r>
        <w:t>munkáját</w:t>
      </w:r>
      <w:commentRangeEnd w:id="164"/>
      <w:r w:rsidR="00FB3E2E">
        <w:rPr>
          <w:rStyle w:val="CommentReference"/>
        </w:rPr>
        <w:commentReference w:id="164"/>
      </w:r>
      <w:commentRangeEnd w:id="165"/>
      <w:r w:rsidR="005B5C1B">
        <w:rPr>
          <w:rStyle w:val="CommentReference"/>
        </w:rPr>
        <w:commentReference w:id="165"/>
      </w:r>
      <w:r>
        <w:t>.</w:t>
      </w:r>
      <w:ins w:id="166" w:author="Mátrai Tibor" w:date="2022-04-20T22:26:00Z">
        <w:r w:rsidR="004C2410">
          <w:t xml:space="preserve"> </w:t>
        </w:r>
      </w:ins>
      <w:ins w:id="167" w:author="Mátrai Tibor" w:date="2022-04-20T22:25:00Z">
        <w:r w:rsidR="004C2410">
          <w:t>A cél elérése érdekéb</w:t>
        </w:r>
      </w:ins>
      <w:ins w:id="168" w:author="Mátrai Tibor" w:date="2022-04-20T22:26:00Z">
        <w:r w:rsidR="004C2410">
          <w:t>en megvalósításra kerül egy támogató applikáció</w:t>
        </w:r>
      </w:ins>
      <w:commentRangeStart w:id="169"/>
      <w:commentRangeStart w:id="170"/>
      <w:commentRangeEnd w:id="169"/>
      <w:del w:id="171" w:author="Mátrai Tibor" w:date="2022-04-20T22:25:00Z">
        <w:r w:rsidR="00AC5C1A" w:rsidDel="006907B3">
          <w:rPr>
            <w:rStyle w:val="CommentReference"/>
          </w:rPr>
          <w:commentReference w:id="169"/>
        </w:r>
      </w:del>
      <w:commentRangeEnd w:id="170"/>
      <w:r w:rsidR="004C2410">
        <w:rPr>
          <w:rStyle w:val="CommentReference"/>
        </w:rPr>
        <w:commentReference w:id="170"/>
      </w:r>
      <w:ins w:id="172" w:author="Mátrai Tibor" w:date="2022-04-15T11:11:00Z">
        <w:r w:rsidR="005B5C1B">
          <w:t>. A szoftver követelménye</w:t>
        </w:r>
      </w:ins>
      <w:ins w:id="173" w:author="Mátrai Tibor" w:date="2022-04-15T11:12:00Z">
        <w:r w:rsidR="005B5C1B">
          <w:t xml:space="preserve">i az oktatókkal folytatott interjúkból álltak össze. </w:t>
        </w:r>
      </w:ins>
    </w:p>
    <w:p w14:paraId="4A98A664" w14:textId="3F5DFDCF" w:rsidR="0000178D" w:rsidRDefault="0059553E" w:rsidP="000B52B2">
      <w:del w:id="174" w:author="David Burka" w:date="2022-04-10T21:54:00Z">
        <w:r w:rsidDel="00FB3E2E">
          <w:delText xml:space="preserve"> </w:delText>
        </w:r>
      </w:del>
      <w:r>
        <w:t xml:space="preserve">A </w:t>
      </w:r>
      <w:commentRangeStart w:id="175"/>
      <w:commentRangeStart w:id="176"/>
      <w:r>
        <w:t xml:space="preserve">dolgozat </w:t>
      </w:r>
      <w:commentRangeEnd w:id="175"/>
      <w:r w:rsidR="00AC5C1A">
        <w:rPr>
          <w:rStyle w:val="CommentReference"/>
        </w:rPr>
        <w:commentReference w:id="175"/>
      </w:r>
      <w:commentRangeEnd w:id="176"/>
      <w:r w:rsidR="004C2410">
        <w:rPr>
          <w:rStyle w:val="CommentReference"/>
        </w:rPr>
        <w:commentReference w:id="176"/>
      </w:r>
      <w:r>
        <w:t xml:space="preserve">első felében a készített megoldás során használható Projekéletciklus modelleket fogom bemutatni, szó lesz lineáris és agilis módszertanokról. A </w:t>
      </w:r>
      <w:ins w:id="177" w:author="Mátrai Tibor" w:date="2022-04-15T10:56:00Z">
        <w:r w:rsidR="007801FC">
          <w:t>következő</w:t>
        </w:r>
      </w:ins>
      <w:commentRangeStart w:id="178"/>
      <w:commentRangeStart w:id="179"/>
      <w:del w:id="180" w:author="Mátrai Tibor" w:date="2022-04-15T10:56:00Z">
        <w:r w:rsidDel="007801FC">
          <w:delText>második</w:delText>
        </w:r>
      </w:del>
      <w:r w:rsidR="009D1944">
        <w:t xml:space="preserve"> </w:t>
      </w:r>
      <w:commentRangeEnd w:id="178"/>
      <w:r w:rsidR="004F0E50">
        <w:rPr>
          <w:rStyle w:val="CommentReference"/>
        </w:rPr>
        <w:commentReference w:id="178"/>
      </w:r>
      <w:commentRangeEnd w:id="179"/>
      <w:r w:rsidR="007801FC">
        <w:rPr>
          <w:rStyle w:val="CommentReference"/>
        </w:rPr>
        <w:commentReference w:id="179"/>
      </w:r>
      <w:r w:rsidR="009D1944">
        <w:t>részben elemzem a lehetséges szoftveres megoldásokat, bemutatom röviden a történelmüket, keletkezésüket és működésüket. Ezek után szó lesz az általam választott szoftver megoldás által alkalmazott keretrendszerekről és programozási nyelvekről.</w:t>
      </w:r>
    </w:p>
    <w:p w14:paraId="2FC6FA1A" w14:textId="025B7333" w:rsidR="009D1944" w:rsidRDefault="009D1944" w:rsidP="000B52B2">
      <w:del w:id="181" w:author="David Burka" w:date="2022-04-16T12:09:00Z">
        <w:r w:rsidDel="00AC5C1A">
          <w:delText xml:space="preserve">A dolgozat </w:delText>
        </w:r>
      </w:del>
      <w:ins w:id="182" w:author="Mátrai Tibor" w:date="2022-04-15T10:56:00Z">
        <w:del w:id="183" w:author="David Burka" w:date="2022-04-16T12:09:00Z">
          <w:r w:rsidR="007801FC" w:rsidDel="00AC5C1A">
            <w:delText xml:space="preserve">utolsó </w:delText>
          </w:r>
        </w:del>
      </w:ins>
      <w:del w:id="184" w:author="David Burka" w:date="2022-04-16T12:09:00Z">
        <w:r w:rsidDel="00AC5C1A">
          <w:delText>harmadik fejezetében bemutatom</w:delText>
        </w:r>
      </w:del>
      <w:ins w:id="185" w:author="David Burka" w:date="2022-04-16T12:09:00Z">
        <w:r w:rsidR="00AC5C1A">
          <w:t>Bemutatásra kerül</w:t>
        </w:r>
      </w:ins>
      <w:r>
        <w:t xml:space="preserve"> az általam készített projekt</w:t>
      </w:r>
      <w:del w:id="186" w:author="David Burka" w:date="2022-04-16T12:09:00Z">
        <w:r w:rsidDel="00AC5C1A">
          <w:delText>et</w:delText>
        </w:r>
      </w:del>
      <w:r>
        <w:t xml:space="preserve">, kifejtem hosszabban a felvetett problémát, majd a kutatásaim alapján elemzem a lehetséges </w:t>
      </w:r>
      <w:r w:rsidR="007A6291">
        <w:t xml:space="preserve">megoldásokat és </w:t>
      </w:r>
      <w:del w:id="187" w:author="David Burka" w:date="2022-04-16T12:10:00Z">
        <w:r w:rsidR="007A6291" w:rsidDel="00AC5C1A">
          <w:delText>hogyan hoztam meg a döntésemet</w:delText>
        </w:r>
      </w:del>
      <w:ins w:id="188" w:author="David Burka" w:date="2022-04-16T12:10:00Z">
        <w:r w:rsidR="00AC5C1A">
          <w:t>bemutatom a döntéseimhez vezető gondolatmenetet</w:t>
        </w:r>
      </w:ins>
      <w:r w:rsidR="007A6291">
        <w:t xml:space="preserve">. Ezután részletesen </w:t>
      </w:r>
      <w:ins w:id="189" w:author="Mátrai Tibor" w:date="2022-04-20T22:22:00Z">
        <w:r w:rsidR="006907B3">
          <w:t xml:space="preserve">ismertetem </w:t>
        </w:r>
      </w:ins>
      <w:commentRangeStart w:id="190"/>
      <w:commentRangeStart w:id="191"/>
      <w:del w:id="192" w:author="Mátrai Tibor" w:date="2022-04-20T22:22:00Z">
        <w:r w:rsidR="007A6291" w:rsidDel="006907B3">
          <w:delText xml:space="preserve">bemutatom </w:delText>
        </w:r>
      </w:del>
      <w:r w:rsidR="007A6291">
        <w:t>az általam kínált megoldást a vízesés modell fázisait követve. A projekt fázisok</w:t>
      </w:r>
      <w:ins w:id="193" w:author="Mátrai Tibor" w:date="2022-04-20T22:24:00Z">
        <w:r w:rsidR="006907B3">
          <w:t>at követően</w:t>
        </w:r>
      </w:ins>
      <w:del w:id="194" w:author="Mátrai Tibor" w:date="2022-04-20T22:24:00Z">
        <w:r w:rsidR="007A6291" w:rsidDel="006907B3">
          <w:delText xml:space="preserve"> bemutatása</w:delText>
        </w:r>
      </w:del>
      <w:ins w:id="195" w:author="Mátrai Tibor" w:date="2022-04-20T22:24:00Z">
        <w:r w:rsidR="006907B3">
          <w:t xml:space="preserve"> </w:t>
        </w:r>
      </w:ins>
      <w:del w:id="196" w:author="Mátrai Tibor" w:date="2022-04-20T22:24:00Z">
        <w:r w:rsidR="007A6291" w:rsidDel="006907B3">
          <w:delText xml:space="preserve"> végén bemutatom</w:delText>
        </w:r>
        <w:commentRangeEnd w:id="190"/>
        <w:r w:rsidR="00AC5C1A" w:rsidDel="006907B3">
          <w:rPr>
            <w:rStyle w:val="CommentReference"/>
          </w:rPr>
          <w:commentReference w:id="190"/>
        </w:r>
      </w:del>
      <w:commentRangeEnd w:id="191"/>
      <w:r w:rsidR="006907B3">
        <w:rPr>
          <w:rStyle w:val="CommentReference"/>
        </w:rPr>
        <w:commentReference w:id="191"/>
      </w:r>
      <w:del w:id="197" w:author="Mátrai Tibor" w:date="2022-04-20T22:24:00Z">
        <w:r w:rsidR="007A6291" w:rsidDel="006907B3">
          <w:delText xml:space="preserve"> az elkészült alkalmazás működését, és </w:delText>
        </w:r>
      </w:del>
      <w:r w:rsidR="007A6291">
        <w:t xml:space="preserve">szó lesz az applikáció jövőjéről: tovább fejlesztéséről és támogatásáról. </w:t>
      </w:r>
      <w:ins w:id="198" w:author="Mátrai Tibor" w:date="2022-04-15T10:57:00Z">
        <w:del w:id="199" w:author="David Burka" w:date="2022-04-16T12:11:00Z">
          <w:r w:rsidR="007801FC" w:rsidDel="00AC5C1A">
            <w:delText xml:space="preserve">Ezt a </w:delText>
          </w:r>
        </w:del>
      </w:ins>
      <w:del w:id="200" w:author="David Burka" w:date="2022-04-16T12:11:00Z">
        <w:r w:rsidR="007A6291" w:rsidDel="00AC5C1A">
          <w:delText>A harmadik fejezetet</w:delText>
        </w:r>
        <w:r w:rsidR="007432B3" w:rsidDel="00AC5C1A">
          <w:delText xml:space="preserve"> a projekt konklúziójának összefoglalásával fogom zárni.</w:delText>
        </w:r>
      </w:del>
    </w:p>
    <w:p w14:paraId="4DDDAC06" w14:textId="43232CE3" w:rsidR="008B2C58" w:rsidDel="004F0E50" w:rsidRDefault="007432B3" w:rsidP="000B52B2">
      <w:pPr>
        <w:rPr>
          <w:del w:id="201" w:author="David Burka" w:date="2022-04-10T21:56:00Z"/>
        </w:rPr>
      </w:pPr>
      <w:commentRangeStart w:id="202"/>
      <w:del w:id="203" w:author="David Burka" w:date="2022-04-10T21:56:00Z">
        <w:r w:rsidDel="004F0E50">
          <w:delText>A dolgozat összegzésében megválaszolom a dolgozat célját és újra összegzem a jutatásaim és a munkám eredményét.</w:delText>
        </w:r>
      </w:del>
      <w:commentRangeEnd w:id="202"/>
      <w:r w:rsidR="004F0E50">
        <w:rPr>
          <w:rStyle w:val="CommentReference"/>
        </w:rPr>
        <w:commentReference w:id="202"/>
      </w:r>
    </w:p>
    <w:p w14:paraId="45BC66EC" w14:textId="77777777" w:rsidR="008B2C58" w:rsidRDefault="008B2C58">
      <w:pPr>
        <w:spacing w:after="160" w:line="259" w:lineRule="auto"/>
        <w:ind w:firstLine="0"/>
        <w:jc w:val="left"/>
      </w:pPr>
      <w:r>
        <w:br w:type="page"/>
      </w:r>
    </w:p>
    <w:p w14:paraId="09A38700" w14:textId="6C14A1EA" w:rsidR="00A073BF" w:rsidRDefault="00791D79" w:rsidP="00021771">
      <w:pPr>
        <w:pStyle w:val="Heading1"/>
      </w:pPr>
      <w:bookmarkStart w:id="204" w:name="_Toc101466585"/>
      <w:r w:rsidRPr="00E64499">
        <w:lastRenderedPageBreak/>
        <w:t>Projek</w:t>
      </w:r>
      <w:r w:rsidR="009C1D71" w:rsidRPr="00E64499">
        <w:t>t</w:t>
      </w:r>
      <w:r w:rsidRPr="00E64499">
        <w:t>életciklus</w:t>
      </w:r>
      <w:r>
        <w:t xml:space="preserve"> modellek</w:t>
      </w:r>
      <w:bookmarkEnd w:id="204"/>
    </w:p>
    <w:p w14:paraId="3F9428A2" w14:textId="7D0F36DC" w:rsidR="00177DE9" w:rsidRPr="00177DE9" w:rsidRDefault="00177DE9" w:rsidP="00177DE9">
      <w:commentRangeStart w:id="205"/>
      <w:commentRangeStart w:id="206"/>
      <w:commentRangeStart w:id="207"/>
      <w:commentRangeStart w:id="208"/>
      <w:r>
        <w:t xml:space="preserve">Ebben a fejezetben </w:t>
      </w:r>
      <w:ins w:id="209" w:author="Mátrai Tibor" w:date="2022-04-15T11:22:00Z">
        <w:r w:rsidR="00C35704">
          <w:t>bemutatásra kerülnek az egyéni fejlesztés kapcsán felmerült projekt életciklus modellek</w:t>
        </w:r>
      </w:ins>
      <w:del w:id="210" w:author="Mátrai Tibor" w:date="2022-04-15T11:22:00Z">
        <w:r w:rsidDel="00C35704">
          <w:delText>bemutatom milyen projekt életciklus modelleket lehetne használni egy az enyémhez hasonló fejlesztési projekt során, ha azt vállalati közegben valósítanak meg. Először a tradicionális vízesés modell</w:delText>
        </w:r>
      </w:del>
      <w:del w:id="211" w:author="Mátrai Tibor" w:date="2022-04-15T11:20:00Z">
        <w:r w:rsidDel="00E5380A">
          <w:delText>t</w:delText>
        </w:r>
      </w:del>
      <w:del w:id="212" w:author="Mátrai Tibor" w:date="2022-04-15T11:22:00Z">
        <w:r w:rsidDel="00C35704">
          <w:delText xml:space="preserve"> majd az újabb agilis modellek közül az Extreme programozás</w:delText>
        </w:r>
      </w:del>
      <w:del w:id="213" w:author="Mátrai Tibor" w:date="2022-04-15T11:20:00Z">
        <w:r w:rsidDel="00E5380A">
          <w:delText>t</w:delText>
        </w:r>
      </w:del>
      <w:del w:id="214" w:author="Mátrai Tibor" w:date="2022-04-15T11:22:00Z">
        <w:r w:rsidDel="00C35704">
          <w:delText xml:space="preserve"> és a Scrum</w:delText>
        </w:r>
      </w:del>
      <w:del w:id="215" w:author="Mátrai Tibor" w:date="2022-04-15T11:19:00Z">
        <w:r w:rsidDel="00E5380A">
          <w:delText>ot mutatom be</w:delText>
        </w:r>
      </w:del>
      <w:r>
        <w:t>.</w:t>
      </w:r>
      <w:commentRangeEnd w:id="205"/>
      <w:commentRangeEnd w:id="206"/>
      <w:commentRangeEnd w:id="207"/>
      <w:commentRangeEnd w:id="208"/>
      <w:ins w:id="216" w:author="Mátrai Tibor" w:date="2022-04-15T11:22:00Z">
        <w:r w:rsidR="00C35704">
          <w:t xml:space="preserve"> </w:t>
        </w:r>
      </w:ins>
      <w:ins w:id="217" w:author="Mátrai Tibor" w:date="2022-04-15T11:23:00Z">
        <w:r w:rsidR="00C35704">
          <w:t>Ezen modellek közül elsőként a vízesésmodell</w:t>
        </w:r>
      </w:ins>
      <w:r w:rsidR="004F0E50">
        <w:rPr>
          <w:rStyle w:val="CommentReference"/>
        </w:rPr>
        <w:commentReference w:id="205"/>
      </w:r>
      <w:r w:rsidR="00E517FE">
        <w:rPr>
          <w:rStyle w:val="CommentReference"/>
        </w:rPr>
        <w:commentReference w:id="206"/>
      </w:r>
      <w:r w:rsidR="009400FE">
        <w:rPr>
          <w:rStyle w:val="CommentReference"/>
        </w:rPr>
        <w:commentReference w:id="207"/>
      </w:r>
      <w:r w:rsidR="000A59EB">
        <w:rPr>
          <w:rStyle w:val="CommentReference"/>
        </w:rPr>
        <w:commentReference w:id="208"/>
      </w:r>
      <w:ins w:id="218" w:author="Mátrai Tibor" w:date="2022-04-15T11:20:00Z">
        <w:r w:rsidR="00E5380A">
          <w:t xml:space="preserve"> </w:t>
        </w:r>
      </w:ins>
      <w:ins w:id="219" w:author="Mátrai Tibor" w:date="2022-04-15T11:23:00Z">
        <w:r w:rsidR="00C35704">
          <w:t>lesz ismertetve</w:t>
        </w:r>
      </w:ins>
      <w:ins w:id="220" w:author="Mátrai Tibor" w:date="2022-04-15T11:24:00Z">
        <w:r w:rsidR="00C35704">
          <w:t xml:space="preserve">, mert a saját fejlesztés során az oktatók elfoglaltságából adódó kevés kommunikáció miatt </w:t>
        </w:r>
      </w:ins>
      <w:ins w:id="221" w:author="Mátrai Tibor" w:date="2022-04-15T11:25:00Z">
        <w:r w:rsidR="00C35704">
          <w:t xml:space="preserve">ez a modell volt a legalkalmasabb a fejlesztés </w:t>
        </w:r>
      </w:ins>
      <w:ins w:id="222" w:author="Mátrai Tibor" w:date="2022-04-15T11:26:00Z">
        <w:r w:rsidR="00C35704">
          <w:t>lebonyolítására.</w:t>
        </w:r>
      </w:ins>
      <w:ins w:id="223" w:author="Mátrai Tibor" w:date="2022-04-20T21:55:00Z">
        <w:r w:rsidR="000A59EB">
          <w:t xml:space="preserve"> A szoftver támogatás szakasz</w:t>
        </w:r>
      </w:ins>
      <w:ins w:id="224" w:author="Mátrai Tibor" w:date="2022-04-20T21:56:00Z">
        <w:r w:rsidR="000A59EB">
          <w:t>ában, a sok éves használat érdekében folyamatos fejlesztésre van szükség é</w:t>
        </w:r>
      </w:ins>
      <w:ins w:id="225" w:author="Mátrai Tibor" w:date="2022-04-20T21:57:00Z">
        <w:r w:rsidR="000A59EB">
          <w:t>s ezeknek a fejlesztéseknek a lehető legjobb le kell fednie az oktatók igényeit, ezért erre az időszakra agilis életciklus modellel kell tervezni.</w:t>
        </w:r>
      </w:ins>
      <w:ins w:id="226" w:author="Mátrai Tibor" w:date="2022-04-20T21:58:00Z">
        <w:r w:rsidR="000A59EB">
          <w:t xml:space="preserve"> E</w:t>
        </w:r>
      </w:ins>
      <w:ins w:id="227" w:author="Mátrai Tibor" w:date="2022-04-15T11:27:00Z">
        <w:r w:rsidR="004102AD">
          <w:t xml:space="preserve">zért </w:t>
        </w:r>
      </w:ins>
      <w:ins w:id="228" w:author="Mátrai Tibor" w:date="2022-04-15T11:28:00Z">
        <w:r w:rsidR="004102AD">
          <w:t xml:space="preserve">bemutatásra kerül </w:t>
        </w:r>
      </w:ins>
      <w:ins w:id="229" w:author="Mátrai Tibor" w:date="2022-04-15T11:27:00Z">
        <w:r w:rsidR="004102AD">
          <w:t>az agilis életciklus mo</w:t>
        </w:r>
      </w:ins>
      <w:ins w:id="230" w:author="Mátrai Tibor" w:date="2022-04-15T11:28:00Z">
        <w:r w:rsidR="004102AD">
          <w:t xml:space="preserve">dellek közül az </w:t>
        </w:r>
        <w:proofErr w:type="spellStart"/>
        <w:r w:rsidR="004102AD">
          <w:t>exteme</w:t>
        </w:r>
        <w:proofErr w:type="spellEnd"/>
        <w:r w:rsidR="004102AD">
          <w:t xml:space="preserve"> </w:t>
        </w:r>
      </w:ins>
      <w:ins w:id="231" w:author="Mátrai Tibor" w:date="2022-04-15T11:29:00Z">
        <w:r w:rsidR="004102AD">
          <w:t>programozás</w:t>
        </w:r>
      </w:ins>
      <w:ins w:id="232" w:author="Mátrai Tibor" w:date="2022-04-15T11:28:00Z">
        <w:r w:rsidR="004102AD">
          <w:t xml:space="preserve"> és a </w:t>
        </w:r>
        <w:proofErr w:type="spellStart"/>
        <w:r w:rsidR="004102AD">
          <w:t>scrum</w:t>
        </w:r>
      </w:ins>
      <w:proofErr w:type="spellEnd"/>
      <w:ins w:id="233" w:author="Mátrai Tibor" w:date="2022-04-15T11:29:00Z">
        <w:r w:rsidR="004102AD">
          <w:t>. A kutató munka során</w:t>
        </w:r>
      </w:ins>
      <w:ins w:id="234" w:author="Mátrai Tibor" w:date="2022-04-15T11:30:00Z">
        <w:r w:rsidR="004102AD">
          <w:t xml:space="preserve"> a források a </w:t>
        </w:r>
        <w:proofErr w:type="spellStart"/>
        <w:r w:rsidR="004102AD">
          <w:t>scrum</w:t>
        </w:r>
        <w:proofErr w:type="spellEnd"/>
        <w:r w:rsidR="004102AD">
          <w:t xml:space="preserve"> modell találták a legnépszerűbbnek</w:t>
        </w:r>
      </w:ins>
      <w:ins w:id="235" w:author="Mátrai Tibor" w:date="2022-04-15T11:33:00Z">
        <w:r w:rsidR="00E517FE">
          <w:t>,</w:t>
        </w:r>
      </w:ins>
      <w:ins w:id="236" w:author="Mátrai Tibor" w:date="2022-04-15T11:30:00Z">
        <w:r w:rsidR="004102AD">
          <w:t xml:space="preserve"> </w:t>
        </w:r>
      </w:ins>
      <w:ins w:id="237" w:author="Mátrai Tibor" w:date="2022-04-15T11:31:00Z">
        <w:r w:rsidR="00E517FE">
          <w:t>azonban abban az esetben</w:t>
        </w:r>
      </w:ins>
      <w:ins w:id="238" w:author="Mátrai Tibor" w:date="2022-04-15T11:33:00Z">
        <w:r w:rsidR="00E517FE">
          <w:t>,</w:t>
        </w:r>
      </w:ins>
      <w:ins w:id="239" w:author="Mátrai Tibor" w:date="2022-04-15T11:31:00Z">
        <w:r w:rsidR="00E517FE">
          <w:t xml:space="preserve"> ha egyszemélyes tovább fejlesztésre </w:t>
        </w:r>
      </w:ins>
      <w:ins w:id="240" w:author="Mátrai Tibor" w:date="2022-04-15T11:32:00Z">
        <w:r w:rsidR="00E517FE">
          <w:t xml:space="preserve">kerül sor az </w:t>
        </w:r>
        <w:proofErr w:type="spellStart"/>
        <w:r w:rsidR="00E517FE">
          <w:t>extrem</w:t>
        </w:r>
        <w:proofErr w:type="spellEnd"/>
        <w:r w:rsidR="00E517FE">
          <w:t xml:space="preserve"> programozás jobban megfelel a célnak.</w:t>
        </w:r>
      </w:ins>
    </w:p>
    <w:p w14:paraId="385AA0AB" w14:textId="4733D3AF" w:rsidR="00791D79" w:rsidRDefault="00791D79" w:rsidP="008E180A">
      <w:pPr>
        <w:pStyle w:val="Heading2"/>
      </w:pPr>
      <w:bookmarkStart w:id="241" w:name="_Toc101466586"/>
      <w:r w:rsidRPr="008E180A">
        <w:t>Vízesésmodell</w:t>
      </w:r>
      <w:bookmarkEnd w:id="241"/>
      <w:r w:rsidR="00E07359">
        <w:t xml:space="preserve"> </w:t>
      </w:r>
    </w:p>
    <w:p w14:paraId="4762EF25" w14:textId="77777777" w:rsidR="00DD2008" w:rsidRDefault="008B2C58" w:rsidP="00CF72E9">
      <w:pPr>
        <w:rPr>
          <w:ins w:id="242" w:author="Mátrai Tibor" w:date="2022-04-21T21:45:00Z"/>
        </w:rPr>
      </w:pPr>
      <w:del w:id="243" w:author="Mátrai Tibor" w:date="2022-04-21T21:45:00Z">
        <w:r w:rsidDel="00DD2008">
          <w:rPr>
            <w:noProof/>
            <w:lang w:val="en-US"/>
          </w:rPr>
          <mc:AlternateContent>
            <mc:Choice Requires="wpg">
              <w:drawing>
                <wp:inline distT="0" distB="0" distL="0" distR="0" wp14:anchorId="36EEE1F2" wp14:editId="7166442C">
                  <wp:extent cx="4394835" cy="3295650"/>
                  <wp:effectExtent l="0" t="0" r="5715" b="0"/>
                  <wp:docPr id="4" name="Group 4"/>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1"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 name="Szövegdoboz 3"/>
                          <wps:cNvSpPr txBox="1"/>
                          <wps:spPr>
                            <a:xfrm>
                              <a:off x="0" y="3095625"/>
                              <a:ext cx="4366260" cy="200025"/>
                            </a:xfrm>
                            <a:prstGeom prst="rect">
                              <a:avLst/>
                            </a:prstGeom>
                            <a:solidFill>
                              <a:prstClr val="white"/>
                            </a:solidFill>
                            <a:ln>
                              <a:noFill/>
                            </a:ln>
                          </wps:spPr>
                          <wps:txbx>
                            <w:txbxContent>
                              <w:p w14:paraId="2E7673D2" w14:textId="0F47B47C" w:rsidR="009A6504" w:rsidRPr="008751E7" w:rsidRDefault="009A6504"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8481C">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6EEE1F2" id="Group 4" o:spid="_x0000_s1026"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Szövegdoboz 3" o:spid="_x0000_s1028"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2E7673D2" w14:textId="0F47B47C" w:rsidR="009A6504" w:rsidRPr="008751E7" w:rsidRDefault="009A6504"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8481C">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del>
      <w:r w:rsidR="00182004">
        <w:t xml:space="preserve">A vízesésmodell volt a tradicionális módja a kis és nagy informatikai projekteknek a kilencvenes évektől egészen a kétezer-tízes évekig </w:t>
      </w:r>
      <w:r w:rsidR="00182004" w:rsidRPr="00182004">
        <w:t>(Dima - Maassen, 2018)</w:t>
      </w:r>
      <w:r w:rsidR="00AF1FF4">
        <w:t>, a 2018</w:t>
      </w:r>
      <w:r w:rsidR="009C1D71">
        <w:t>-</w:t>
      </w:r>
      <w:r w:rsidR="00AF1FF4">
        <w:t xml:space="preserve">ban készült felmérés szerint a megkérdezett szakértők 32% még mindig ezt használta </w:t>
      </w:r>
      <w:r w:rsidR="00AF1FF4" w:rsidRPr="00AF1FF4">
        <w:t>(Dima - Maassen, 2018)</w:t>
      </w:r>
      <w:r w:rsidR="00182004">
        <w:t xml:space="preserve">. Ez a modell alapvetően 5 elemből áll, de némely forrás 6-ot, illetve 7-et említ, ezeket a lépéseket a következőkben fogom részletezni. Ezek a lépések akkor követik egymást, ha az előző már teljesen befejeződött, amennyiben egy korábbi lépésen szeretnénk módosítani akkor azon lépés után következő összes lépést újra </w:t>
      </w:r>
      <w:r w:rsidR="009C1D71">
        <w:t xml:space="preserve">el kell végezni </w:t>
      </w:r>
      <w:r w:rsidR="005A7F50" w:rsidRPr="005A7F50">
        <w:t>(Stober – Hansmann, 2010)</w:t>
      </w:r>
      <w:r w:rsidR="00182004">
        <w:t>.</w:t>
      </w:r>
    </w:p>
    <w:p w14:paraId="5A55E69F" w14:textId="4A76B74D" w:rsidR="005A7F50" w:rsidRDefault="00182004">
      <w:pPr>
        <w:pStyle w:val="image"/>
        <w:pPrChange w:id="244" w:author="Mátrai Tibor" w:date="2022-04-21T21:45:00Z">
          <w:pPr/>
        </w:pPrChange>
      </w:pPr>
      <w:del w:id="245" w:author="Mátrai Tibor" w:date="2022-04-21T21:45:00Z">
        <w:r w:rsidDel="00DD2008">
          <w:delText xml:space="preserve"> </w:delText>
        </w:r>
      </w:del>
      <w:ins w:id="246" w:author="Mátrai Tibor" w:date="2022-04-21T21:45:00Z">
        <w:r w:rsidR="00DD2008">
          <w:rPr>
            <w:noProof/>
            <w:lang w:val="en-US"/>
          </w:rPr>
          <mc:AlternateContent>
            <mc:Choice Requires="wpg">
              <w:drawing>
                <wp:inline distT="0" distB="0" distL="0" distR="0" wp14:anchorId="77542865" wp14:editId="729EA040">
                  <wp:extent cx="4394835" cy="3295650"/>
                  <wp:effectExtent l="0" t="0" r="5715" b="0"/>
                  <wp:docPr id="35" name="Group 35"/>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36"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7" name="Szövegdoboz 3"/>
                          <wps:cNvSpPr txBox="1"/>
                          <wps:spPr>
                            <a:xfrm>
                              <a:off x="0" y="3095625"/>
                              <a:ext cx="4366260" cy="200025"/>
                            </a:xfrm>
                            <a:prstGeom prst="rect">
                              <a:avLst/>
                            </a:prstGeom>
                            <a:solidFill>
                              <a:prstClr val="white"/>
                            </a:solidFill>
                            <a:ln>
                              <a:noFill/>
                            </a:ln>
                          </wps:spPr>
                          <wps:txbx>
                            <w:txbxContent>
                              <w:p w14:paraId="6A0DB80A" w14:textId="77777777" w:rsidR="00DD2008" w:rsidRPr="008751E7" w:rsidRDefault="00DD2008" w:rsidP="00DD2008">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7542865" id="Group 35" o:spid="_x0000_s1029"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">
                  <v:shape id="Kép 1" o:spid="_x0000_s1030"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">
                    <v:imagedata r:id="rId13" o:title=""/>
                  </v:shape>
                  <v:shape id="Szövegdoboz 3" o:spid="_x0000_s1031"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6A0DB80A" w14:textId="77777777" w:rsidR="00DD2008" w:rsidRPr="008751E7" w:rsidRDefault="00DD2008" w:rsidP="00DD2008">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ins>
    </w:p>
    <w:p w14:paraId="20D73EC0" w14:textId="1723668F" w:rsidR="00177DE9" w:rsidRDefault="00182004" w:rsidP="00177DE9">
      <w:r>
        <w:lastRenderedPageBreak/>
        <w:t xml:space="preserve">Az 1-es ábrán a </w:t>
      </w:r>
      <w:r w:rsidR="005A7F50">
        <w:t xml:space="preserve">Chandra (2015) megfogalmazott 7 lépés látható a két plusz elem Stober és Hansmann (2010) által megfogalmazotthoz képest a </w:t>
      </w:r>
      <w:bookmarkStart w:id="247" w:name="_Hlk69332473"/>
      <w:r w:rsidR="005A7F50">
        <w:t xml:space="preserve">megvalósíthatósági tanulmány </w:t>
      </w:r>
      <w:bookmarkEnd w:id="247"/>
      <w:r w:rsidR="005A7F50">
        <w:t>és a</w:t>
      </w:r>
      <w:r w:rsidR="004A61C5">
        <w:t xml:space="preserve"> tesztelés utáni</w:t>
      </w:r>
      <w:r w:rsidR="005A7F50">
        <w:t xml:space="preserve"> implementáció. A következőkben viszont Stober és Hansmann 2010-es könyv</w:t>
      </w:r>
      <w:r w:rsidR="004A61C5">
        <w:t>ében meghatározott öt fázis (</w:t>
      </w:r>
      <w:bookmarkStart w:id="248" w:name="_Hlk69508303"/>
      <w:r w:rsidR="004A61C5">
        <w:t xml:space="preserve">Követelmények, </w:t>
      </w:r>
      <w:r w:rsidR="00BE6B9A">
        <w:t>Tervezés</w:t>
      </w:r>
      <w:r w:rsidR="004A61C5">
        <w:t>, Implementáció/Kódolás, Tesztelés, Támogatás</w:t>
      </w:r>
      <w:bookmarkEnd w:id="248"/>
      <w:r w:rsidR="004A61C5">
        <w:t>) szerint</w:t>
      </w:r>
      <w:r w:rsidR="005A7F50">
        <w:t xml:space="preserve"> fogok haladni és </w:t>
      </w:r>
      <w:r w:rsidR="009C1D71">
        <w:t>közben</w:t>
      </w:r>
      <w:r w:rsidR="005A7F50">
        <w:t xml:space="preserve"> kitérek arra, hogy ők ezeket a</w:t>
      </w:r>
      <w:r w:rsidR="008B2C58">
        <w:t xml:space="preserve"> plusz</w:t>
      </w:r>
      <w:r w:rsidR="005A7F50">
        <w:t xml:space="preserve"> lépéseket mikor végzik el.</w:t>
      </w:r>
    </w:p>
    <w:p w14:paraId="44A1F355" w14:textId="0571FD42" w:rsidR="008751E7" w:rsidRDefault="001A2AFF" w:rsidP="008E180A">
      <w:pPr>
        <w:pStyle w:val="Heading3"/>
      </w:pPr>
      <w:r>
        <w:t>Követelmények</w:t>
      </w:r>
    </w:p>
    <w:p w14:paraId="08B1FB88" w14:textId="293AE5B6" w:rsidR="001A2AFF" w:rsidRDefault="001A2AFF" w:rsidP="001A2AFF">
      <w:r>
        <w:t xml:space="preserve">Stober és Hansmann (2010) szerint a vízesésmodellel végrehajtott projektek első fázisának neve a követelmények. Ezt a fázist több részre bontanak, első lépésként azonosítják a </w:t>
      </w:r>
      <w:r w:rsidR="0036024F">
        <w:t>projekt részvevőit és elemzik, hogy kinek mekkora a beleszólása a projektbe. Csak ezután kezdik el begyűjteni a résztvevők igényeit. Ez azért fontos, hogy pontosabb képet kapjanak a következő lépésen dolgozok hiszen, ha ebben a szakaszban rosszul fogalmazzuk meg a követelményeket az majd csak az utolsó lépéseknél fog kiderülni, és egy változtatást</w:t>
      </w:r>
      <w:r w:rsidR="009C1D71">
        <w:t xml:space="preserve"> akkor bevezetni</w:t>
      </w:r>
      <w:r w:rsidR="0036024F">
        <w:t xml:space="preserve"> már nagyon költséges, erről majd a későbbiekben bővebben is lesz szó.</w:t>
      </w:r>
    </w:p>
    <w:p w14:paraId="7D87F534" w14:textId="049A871E" w:rsidR="0036024F" w:rsidRDefault="0036024F" w:rsidP="001A2AFF">
      <w:r>
        <w:t>A résztvevők azonosítása után megkezdődik az igények felmérése, begyűjtése. Az igényekből egy elemzés során lesznek követelmények melyeket két fő csoportba soro</w:t>
      </w:r>
      <w:r w:rsidR="006A2C62">
        <w:t xml:space="preserve">lnak, a funkcionális és a nem funkcionális követelmények közé </w:t>
      </w:r>
      <w:r w:rsidR="006A2C62" w:rsidRPr="006A2C62">
        <w:t>(Stober – Hansmann, 2010)</w:t>
      </w:r>
      <w:r w:rsidR="006A2C62">
        <w:t>. Ezeket a követelményeket dokumentálják és adják tovább a következő fázisnak.</w:t>
      </w:r>
    </w:p>
    <w:p w14:paraId="243CE94A" w14:textId="05CFE91C" w:rsidR="006A2C62" w:rsidRDefault="006A2C62" w:rsidP="001A2AFF">
      <w:r>
        <w:t>Chandra (2015) ezt a fajta követelmények fázist veszi ketté, első lépésként begyűjti a követelményeket, amely az 1. ábrán megvalósítgatási tanulmányként szerepel. Ebben a részben megnézi, hogy a begyűjtött követelmények közül melyik megvalósítható a rendelkezésre álló ezközökkel. Az 1. ábrán látható második lépésként pedig elemzi a követelmény listát és ez után pedig dokumentálja azokat.</w:t>
      </w:r>
    </w:p>
    <w:p w14:paraId="142E8422" w14:textId="572971E3" w:rsidR="006A2C62" w:rsidRDefault="006A2C62" w:rsidP="008E180A">
      <w:pPr>
        <w:pStyle w:val="Heading3"/>
      </w:pPr>
      <w:r>
        <w:t>Tervezés</w:t>
      </w:r>
    </w:p>
    <w:p w14:paraId="6B6873DD" w14:textId="77777777" w:rsidR="0093077C" w:rsidRDefault="00C352E3" w:rsidP="0093077C">
      <w:r>
        <w:t xml:space="preserve">A tervezés fázisban a tervező csapat egy részletes tervet készít az egész rendszerről és minden egyes komponensről. Ez olyan részletességgel történik, hogy ezeket a komponenseket a fejlesztők már rögtön kóddá tudják alakítani </w:t>
      </w:r>
      <w:r w:rsidRPr="00C352E3">
        <w:t>(Stober – Hansmann, 2010)</w:t>
      </w:r>
      <w:r>
        <w:t>. Ennek a résznek az eredményét Chandra (2010) a kódolás alaprajzának nevezi. Több módszer is van ennek az „alaprajznak” az elkészítésére</w:t>
      </w:r>
      <w:r w:rsidR="00053CFA">
        <w:t xml:space="preserve">, </w:t>
      </w:r>
      <w:r w:rsidR="00053CFA" w:rsidRPr="00053CFA">
        <w:t xml:space="preserve">Stober </w:t>
      </w:r>
      <w:r w:rsidR="00053CFA">
        <w:t>és</w:t>
      </w:r>
      <w:r w:rsidR="00053CFA" w:rsidRPr="00053CFA">
        <w:t xml:space="preserve"> Hansmann</w:t>
      </w:r>
      <w:r w:rsidR="00053CFA">
        <w:t xml:space="preserve"> 2010-ben hármat említett.</w:t>
      </w:r>
    </w:p>
    <w:p w14:paraId="000003AD" w14:textId="2D450B16" w:rsidR="00053CFA" w:rsidDel="00926163" w:rsidRDefault="008411E1" w:rsidP="0093077C">
      <w:pPr>
        <w:rPr>
          <w:del w:id="249" w:author="Mátrai Tibor" w:date="2022-04-15T12:12:00Z"/>
        </w:rPr>
      </w:pPr>
      <w:r>
        <w:t xml:space="preserve">Elsőként a </w:t>
      </w:r>
      <w:proofErr w:type="spellStart"/>
      <w:r>
        <w:t>Use</w:t>
      </w:r>
      <w:proofErr w:type="spellEnd"/>
      <w:r>
        <w:t xml:space="preserve"> </w:t>
      </w:r>
      <w:proofErr w:type="spellStart"/>
      <w:r>
        <w:t>Case</w:t>
      </w:r>
      <w:proofErr w:type="spellEnd"/>
      <w:r>
        <w:t xml:space="preserve">-modellt, amely a dokumentált követelményeket bontja fel </w:t>
      </w:r>
      <w:proofErr w:type="spellStart"/>
      <w:r>
        <w:t>Use</w:t>
      </w:r>
      <w:proofErr w:type="spellEnd"/>
      <w:r>
        <w:t xml:space="preserve"> </w:t>
      </w:r>
      <w:proofErr w:type="spellStart"/>
      <w:r>
        <w:t>Case-ekre</w:t>
      </w:r>
      <w:proofErr w:type="spellEnd"/>
      <w:r>
        <w:t xml:space="preserve"> (használati esetekre) </w:t>
      </w:r>
      <w:r w:rsidR="0093077C">
        <w:t xml:space="preserve">és ezek helyezi el egy táblázatban. A </w:t>
      </w:r>
      <w:proofErr w:type="spellStart"/>
      <w:r w:rsidR="0093077C">
        <w:t>Use</w:t>
      </w:r>
      <w:proofErr w:type="spellEnd"/>
      <w:r w:rsidR="0093077C">
        <w:t xml:space="preserve"> </w:t>
      </w:r>
      <w:proofErr w:type="spellStart"/>
      <w:r w:rsidR="0093077C">
        <w:t>Case</w:t>
      </w:r>
      <w:proofErr w:type="spellEnd"/>
      <w:r w:rsidR="0093077C">
        <w:t xml:space="preserve">-ek lekódolásával készül el a program. </w:t>
      </w:r>
      <w:r w:rsidR="00D855D8">
        <w:t>A második módszer a</w:t>
      </w:r>
      <w:r w:rsidR="002B39FE">
        <w:t>z</w:t>
      </w:r>
      <w:r w:rsidR="00D855D8">
        <w:t xml:space="preserve"> úgynevezett</w:t>
      </w:r>
      <w:r w:rsidR="00D855D8" w:rsidRPr="00D855D8">
        <w:t xml:space="preserve"> </w:t>
      </w:r>
      <w:proofErr w:type="spellStart"/>
      <w:r w:rsidR="00D855D8" w:rsidRPr="00D855D8">
        <w:t>Unified</w:t>
      </w:r>
      <w:proofErr w:type="spellEnd"/>
      <w:r w:rsidR="00D855D8" w:rsidRPr="00D855D8">
        <w:t xml:space="preserve"> </w:t>
      </w:r>
      <w:proofErr w:type="spellStart"/>
      <w:r w:rsidR="00D855D8" w:rsidRPr="00D855D8">
        <w:t>Modeling</w:t>
      </w:r>
      <w:proofErr w:type="spellEnd"/>
      <w:r w:rsidR="00D855D8" w:rsidRPr="00D855D8">
        <w:t xml:space="preserve"> </w:t>
      </w:r>
      <w:proofErr w:type="spellStart"/>
      <w:r w:rsidR="00D855D8" w:rsidRPr="00D855D8">
        <w:t>Language</w:t>
      </w:r>
      <w:proofErr w:type="spellEnd"/>
      <w:r w:rsidR="00D855D8" w:rsidRPr="00D855D8">
        <w:t xml:space="preserve"> </w:t>
      </w:r>
      <w:r w:rsidR="00D855D8">
        <w:t>(UML)</w:t>
      </w:r>
      <w:r w:rsidR="002B39FE">
        <w:t xml:space="preserve">, </w:t>
      </w:r>
      <w:r w:rsidR="002B39FE">
        <w:lastRenderedPageBreak/>
        <w:t xml:space="preserve">ami egy szabványos, általános célú modellező nyelv az objektumokat tudják jól ábrázolni az objektum orientált programozáshoz. A harmadik mód pedig folyamat ábra segítségével történik, ahol a követelmények alapján készül a folyamat ábra, amely tartalmazza a program által összes bejárható lépéseket </w:t>
      </w:r>
      <w:r w:rsidR="00D855D8" w:rsidRPr="00D855D8">
        <w:t>(Stober – Hansmann, 2010)</w:t>
      </w:r>
      <w:r w:rsidR="00D855D8">
        <w:t>.</w:t>
      </w:r>
      <w:ins w:id="250" w:author="Mátrai Tibor" w:date="2022-04-15T12:12:00Z">
        <w:r w:rsidR="00926163">
          <w:t xml:space="preserve"> </w:t>
        </w:r>
      </w:ins>
    </w:p>
    <w:p w14:paraId="26D9B9D5" w14:textId="5E84D061" w:rsidR="000C689F" w:rsidRDefault="000C689F">
      <w:r>
        <w:t>Chandra (2015) is ugyanezeket a modelleket sorolta fel.</w:t>
      </w:r>
    </w:p>
    <w:p w14:paraId="283B1060" w14:textId="7AFEA83B" w:rsidR="000C689F" w:rsidRDefault="000C689F" w:rsidP="008E180A">
      <w:pPr>
        <w:pStyle w:val="Heading3"/>
      </w:pPr>
      <w:r>
        <w:t>Implementáció/kódolás</w:t>
      </w:r>
    </w:p>
    <w:p w14:paraId="6BB030C4" w14:textId="2300DEA2" w:rsidR="000C689F" w:rsidRDefault="005E6892" w:rsidP="000C689F">
      <w:r>
        <w:t xml:space="preserve">Az implementáció fázisban készül el a fejlesztők által a program kód </w:t>
      </w:r>
      <w:r w:rsidRPr="005E6892">
        <w:t>(Chandra, 2015)</w:t>
      </w:r>
      <w:r>
        <w:t>. Az előző fázisból megkapott modell segítségével a programozók megírják a tényleges szoftvert. Ebben a szakaszban derülnek ki a problémák, ha nem volt megfelelően elvégezve a tervezési szakasz</w:t>
      </w:r>
      <w:r w:rsidR="0091039D">
        <w:t>. A</w:t>
      </w:r>
      <w:r>
        <w:t>mennyiben itt hibát találnak akkor vissza kell menni az előző szakaszba és újra kell tervezni a folyamatokat vagy használati eseteket</w:t>
      </w:r>
      <w:r w:rsidR="0091039D">
        <w:t xml:space="preserve">. Ebben a szakaszban is zajlik már tesztelés, ezt fejlesztői </w:t>
      </w:r>
      <w:r w:rsidR="005658E2">
        <w:t xml:space="preserve">vagy integrációs </w:t>
      </w:r>
      <w:r w:rsidR="0091039D">
        <w:t>tesztnek nevezzük. Itt csak azt akarjuk biztosítani, hogy a tesztelő csapatnak nem lesznek alap problémái, és ők f</w:t>
      </w:r>
      <w:r w:rsidR="00A566F9">
        <w:t>ó</w:t>
      </w:r>
      <w:r w:rsidR="0091039D">
        <w:t>kuszálhatnak az összetettebb tesztesetekre</w:t>
      </w:r>
      <w:r w:rsidR="008F5901">
        <w:t xml:space="preserve"> </w:t>
      </w:r>
      <w:r w:rsidRPr="005E6892">
        <w:t>(Stober – Hansmann, 2010)</w:t>
      </w:r>
      <w:r>
        <w:t>.</w:t>
      </w:r>
      <w:r w:rsidR="008F5901">
        <w:t xml:space="preserve"> Ha egy hibát csak a tesztelők találnak meg azt 10-15-ször annyiba kerül majd kijavítani, mint ha már a fejlesztő megtalálná </w:t>
      </w:r>
      <w:r w:rsidR="008F5901" w:rsidRPr="008F5901">
        <w:t>(McConnel, 2004)</w:t>
      </w:r>
      <w:r w:rsidR="008F5901">
        <w:t>.</w:t>
      </w:r>
    </w:p>
    <w:p w14:paraId="37E42939" w14:textId="3894FBC1" w:rsidR="0091039D" w:rsidRDefault="0091039D" w:rsidP="008E180A">
      <w:pPr>
        <w:pStyle w:val="Heading3"/>
      </w:pPr>
      <w:r>
        <w:t>Tesztelés</w:t>
      </w:r>
    </w:p>
    <w:p w14:paraId="5F1069F0" w14:textId="04578058" w:rsidR="0091039D" w:rsidRDefault="005658E2" w:rsidP="0091039D">
      <w:r>
        <w:t>Ez előbb említett integrációs teszt sikeres lefutása után kezdődik meg a teszt csapat általi tesztelés. Ennek a célja megtalálni az összes hibát az adott rendszerben a kiadás vagy átadás el</w:t>
      </w:r>
      <w:r w:rsidR="00BA7903">
        <w:t>ő</w:t>
      </w:r>
      <w:r>
        <w:t>tt</w:t>
      </w:r>
      <w:r w:rsidR="008F5901">
        <w:t xml:space="preserve"> </w:t>
      </w:r>
      <w:r w:rsidR="008F5901" w:rsidRPr="008F5901">
        <w:t>(Stober – Hansmann, 2010)</w:t>
      </w:r>
      <w:r w:rsidR="008F5901">
        <w:t>. Ez egy lehetetlen feladat ezért a tesztelők általában addig tesztelnek amig elérnek egy becsült százalékot a tesztesetek között vagy addig am</w:t>
      </w:r>
      <w:r w:rsidR="00A566F9">
        <w:t>í</w:t>
      </w:r>
      <w:r w:rsidR="008F5901">
        <w:t xml:space="preserve">g a talált hibák az eltelt idő alatt egy ellaposodó tendenciát mutatnak </w:t>
      </w:r>
      <w:r w:rsidR="008F5901" w:rsidRPr="008F5901">
        <w:t>(Stober – Hansmann, 2010)</w:t>
      </w:r>
      <w:r w:rsidR="008F5901">
        <w:t>.</w:t>
      </w:r>
    </w:p>
    <w:p w14:paraId="44A30ACB" w14:textId="5DAD4EF3" w:rsidR="005A0D51" w:rsidRDefault="005A0D51" w:rsidP="0091039D">
      <w:r>
        <w:t xml:space="preserve">A tesztelés szakaszának tartalmazni kell különböző teszt típusokat. Ezek a szoftver különböző elemeire koncentrálnak. Ezek a tesztek lehetnek: integrációs és funkcionális tesztek, globalizáció ellenőrző teszt, fordítás ellenőrző teszt, rendszer ellenőrző teszt, teljesítmény teszt, elfogadási teszt </w:t>
      </w:r>
      <w:r w:rsidRPr="005A0D51">
        <w:t>(Stober – Hansmann, 2010)</w:t>
      </w:r>
      <w:r>
        <w:t>.</w:t>
      </w:r>
    </w:p>
    <w:p w14:paraId="000767EF" w14:textId="2B32DDA3" w:rsidR="005A0D51" w:rsidRDefault="00AB083F" w:rsidP="0091039D">
      <w:r>
        <w:t>A tesztelés sikeres elvégzése után átadják a kész szoftvert a megrendelőnek vagy piacra bocsájtják. Ezt a műveletet Chandra (2015) külön szakaszba sorolja implementáció néven mivel ekkor implementáljuk a szoftvert a megrendelő rendszerébe.</w:t>
      </w:r>
    </w:p>
    <w:p w14:paraId="3E8F4440" w14:textId="3AAE2E78" w:rsidR="00AB083F" w:rsidRDefault="00AB083F" w:rsidP="008E180A">
      <w:pPr>
        <w:pStyle w:val="Heading3"/>
      </w:pPr>
      <w:r>
        <w:t xml:space="preserve">Támogatás és karbantartás </w:t>
      </w:r>
    </w:p>
    <w:p w14:paraId="7B2C809C" w14:textId="7DE42DB1" w:rsidR="00AB083F" w:rsidRDefault="00AB083F" w:rsidP="00AB083F">
      <w:r>
        <w:t>A támogatás fázis egyből elkezdődik amint átadják a szoftver a megrendelőnek</w:t>
      </w:r>
      <w:r w:rsidR="00A768E6">
        <w:t xml:space="preserve">. </w:t>
      </w:r>
      <w:r>
        <w:t>A támogatás több szintű lehet, vannak esetek amikor csak hívás központon keresztül segítenek a felhasználónak. Komolyabb problémáknál egy specialista segíthet a probléma megoldásában</w:t>
      </w:r>
      <w:r w:rsidR="007470DB">
        <w:t>.</w:t>
      </w:r>
      <w:r>
        <w:t xml:space="preserve"> </w:t>
      </w:r>
      <w:r>
        <w:lastRenderedPageBreak/>
        <w:t>A legkomolyabb esetben pedig a fejlesztők javítják ki a talált hibát a rendszerben</w:t>
      </w:r>
      <w:r w:rsidR="00A768E6">
        <w:t xml:space="preserve"> </w:t>
      </w:r>
      <w:r w:rsidR="00A768E6" w:rsidRPr="00AB083F">
        <w:t>(Stober – Hansmann, 2010)</w:t>
      </w:r>
      <w:r w:rsidR="00A768E6">
        <w:t>.</w:t>
      </w:r>
      <w:r w:rsidR="00BC6BAB">
        <w:t xml:space="preserve"> Az innen érkező hibák javítása akár 10-100-szorosa is lehet annak mintha már az implementációs fázisban megtalálták volna</w:t>
      </w:r>
      <w:r>
        <w:t xml:space="preserve"> </w:t>
      </w:r>
      <w:r w:rsidR="00A768E6" w:rsidRPr="00A768E6">
        <w:t>(McConnel, 2004)</w:t>
      </w:r>
      <w:r w:rsidR="00A768E6">
        <w:t>.</w:t>
      </w:r>
    </w:p>
    <w:p w14:paraId="4B5E1A9C" w14:textId="2A245918" w:rsidR="0071497C" w:rsidRDefault="0071497C" w:rsidP="008E180A">
      <w:pPr>
        <w:pStyle w:val="Heading3"/>
      </w:pPr>
      <w:r>
        <w:t>A vízesés modell előnyei és hátrányai</w:t>
      </w:r>
    </w:p>
    <w:p w14:paraId="3D5954FA" w14:textId="65B855B3" w:rsidR="00321AAC" w:rsidRDefault="00D527BF" w:rsidP="00321AAC">
      <w:r>
        <w:t>A vízesésmodell legnagyobb előnye, hogy akkor a leghatékonyabb a projekt végre</w:t>
      </w:r>
      <w:del w:id="251" w:author="David Burka" w:date="2022-04-10T22:01:00Z">
        <w:r w:rsidDel="004F0E50">
          <w:delText xml:space="preserve"> </w:delText>
        </w:r>
      </w:del>
      <w:r>
        <w:t xml:space="preserve">hajtása, ha az elején mindent megtervezünk és egy komplett befejezett követelmény listával dolgozhatunk </w:t>
      </w:r>
      <w:r w:rsidRPr="00D527BF">
        <w:t>(Stober – Hansmann, 2010)</w:t>
      </w:r>
      <w:r>
        <w:t>. A vízesésmodellnek pedig ez a lényege, hogy addig nem állunk hozzá a tervezéshez ameddig a követelmények fázis nem teljes. A modell következő nagy előnye</w:t>
      </w:r>
      <w:r w:rsidR="00040FD6">
        <w:t>,</w:t>
      </w:r>
      <w:r>
        <w:t xml:space="preserve"> hogy jól definiáltak a fázisok (Chandra, 2015), és ennek köszönhetően könnyen megmondható</w:t>
      </w:r>
      <w:r w:rsidR="00040FD6">
        <w:t>,</w:t>
      </w:r>
      <w:r>
        <w:t xml:space="preserve"> hogy hol tart a projekt, és könnyen becsülhető a hátra lévő idő is</w:t>
      </w:r>
      <w:r w:rsidR="00040FD6">
        <w:t xml:space="preserve"> feltéve, hogy nem lépnek fel hibák.</w:t>
      </w:r>
      <w:r>
        <w:t xml:space="preserve"> </w:t>
      </w:r>
      <w:r w:rsidR="00040FD6">
        <w:t xml:space="preserve">Előnye továbbá, hogy a kódolási és implementációs fázis egyszerűen megvalósítható (Chandra, 2015), köszönhetően a korai részletes tervezésnek és annak, hogy a folyamat végrehajtása közben nem érkeznek új követelmények. A </w:t>
      </w:r>
      <w:r w:rsidR="00E900C5">
        <w:t xml:space="preserve">Stober és Hansmann </w:t>
      </w:r>
      <w:r w:rsidR="007470DB">
        <w:t xml:space="preserve">(2010) </w:t>
      </w:r>
      <w:r w:rsidR="00E900C5">
        <w:t xml:space="preserve">féle </w:t>
      </w:r>
      <w:r w:rsidR="00321AAC">
        <w:t>követelmény</w:t>
      </w:r>
      <w:r w:rsidR="00E900C5">
        <w:t xml:space="preserve"> </w:t>
      </w:r>
      <w:r w:rsidR="00321AAC">
        <w:t>gyűjtés</w:t>
      </w:r>
      <w:r w:rsidR="00E900C5">
        <w:t xml:space="preserve"> során vé</w:t>
      </w:r>
      <w:r w:rsidR="00321AAC">
        <w:t>g</w:t>
      </w:r>
      <w:r w:rsidR="00E900C5">
        <w:t>zett</w:t>
      </w:r>
      <w:r w:rsidR="00321AAC">
        <w:t xml:space="preserve"> résztvevő azonosításnak köszönhetően, Chandra (2015) felsorolja előnyként azt, hogy a projekt során jól ismerjük a vég felhasználókat és ez által személyre szabottabb végterméket adhatunk át. </w:t>
      </w:r>
    </w:p>
    <w:p w14:paraId="4ED54081" w14:textId="4FE20A43" w:rsidR="00040FD6" w:rsidRPr="0071497C" w:rsidRDefault="00321AAC" w:rsidP="003F5A93">
      <w:r>
        <w:t xml:space="preserve">A vízesésmodell fő hátránya, amit Chandra (2015), Dima és Maassen (2018), Stober és Hansmann (2010) is említ az a rugalmasság hiánya. Ez Stober és Hansmann (2010) által megfogalmazott szabályból is következik, mi szerint addig nem léphetünk a következő fázisba ameddig az előzőt teljesen el nem végeztük. </w:t>
      </w:r>
      <w:r w:rsidR="007851D3">
        <w:t xml:space="preserve">Az ezzel a modellel végre hajtott projektekben nem lehet vagy nagyon költséges közben követelményt változtatni hiszen ebben az esetben elölről kell kezdeni a tervezési fázist. Nem tud visszajelzés érkezni a megrendelő felől </w:t>
      </w:r>
      <w:r w:rsidR="007851D3" w:rsidRPr="007851D3">
        <w:t>(Chandra, 2015)</w:t>
      </w:r>
      <w:r w:rsidR="007851D3">
        <w:t xml:space="preserve">, hiszen neki csak kétszer van betekintése a projektbe, a követelmény és az átadási fázisokban </w:t>
      </w:r>
      <w:r w:rsidR="007851D3" w:rsidRPr="007851D3">
        <w:t>(Stober – Hansmann, 2010)</w:t>
      </w:r>
      <w:r w:rsidR="007851D3">
        <w:t>.</w:t>
      </w:r>
      <w:r w:rsidR="003F5A93">
        <w:t xml:space="preserve"> </w:t>
      </w:r>
      <w:commentRangeStart w:id="252"/>
      <w:commentRangeStart w:id="253"/>
      <w:r w:rsidR="007851D3">
        <w:t>A vízesésmodellt mára már primitívnek nevezik</w:t>
      </w:r>
      <w:r w:rsidR="00AF1FF4">
        <w:t>,</w:t>
      </w:r>
      <w:r w:rsidR="007851D3">
        <w:t xml:space="preserve"> de rövid egyszerű projektek elvégzésére még mindig a leghatékonyabb eszköz</w:t>
      </w:r>
      <w:r w:rsidR="00AF1FF4">
        <w:t xml:space="preserve"> (Chandra, 2015).</w:t>
      </w:r>
      <w:commentRangeEnd w:id="252"/>
      <w:r w:rsidR="004F0E50">
        <w:rPr>
          <w:rStyle w:val="CommentReference"/>
        </w:rPr>
        <w:commentReference w:id="252"/>
      </w:r>
      <w:commentRangeEnd w:id="253"/>
      <w:r w:rsidR="003F5A93">
        <w:rPr>
          <w:rStyle w:val="CommentReference"/>
        </w:rPr>
        <w:commentReference w:id="253"/>
      </w:r>
    </w:p>
    <w:p w14:paraId="390EA797" w14:textId="521CC183" w:rsidR="00791D79" w:rsidRPr="00B53F3E" w:rsidRDefault="00791D79" w:rsidP="008E180A">
      <w:pPr>
        <w:pStyle w:val="Heading2"/>
        <w:rPr>
          <w:color w:val="FF0000"/>
        </w:rPr>
      </w:pPr>
      <w:bookmarkStart w:id="254" w:name="_Toc101466587"/>
      <w:r>
        <w:t xml:space="preserve">Agilis </w:t>
      </w:r>
      <w:r w:rsidRPr="008E180A">
        <w:t>életciklus</w:t>
      </w:r>
      <w:r>
        <w:t xml:space="preserve"> modellek</w:t>
      </w:r>
      <w:bookmarkEnd w:id="254"/>
    </w:p>
    <w:p w14:paraId="72E4D018" w14:textId="1514BA09" w:rsidR="00A23ED4" w:rsidRDefault="00AC32F2" w:rsidP="00A23ED4">
      <w:r>
        <w:t xml:space="preserve">A vízesés modell rugalmatlansága miatt megjelent az igény új fajta projekt életciklus modellekre. </w:t>
      </w:r>
      <w:commentRangeStart w:id="255"/>
      <w:commentRangeStart w:id="256"/>
      <w:r>
        <w:t xml:space="preserve">2001-ben </w:t>
      </w:r>
      <w:ins w:id="257" w:author="Mátrai Tibor" w:date="2022-04-12T23:20:00Z">
        <w:r w:rsidR="0052395D">
          <w:t xml:space="preserve">jelent meg az </w:t>
        </w:r>
        <w:r w:rsidR="003C4B77">
          <w:t>agilis manifesztum, amely összefoglalta az</w:t>
        </w:r>
      </w:ins>
      <w:ins w:id="258" w:author="Mátrai Tibor" w:date="2022-04-12T23:21:00Z">
        <w:r w:rsidR="003C4B77">
          <w:t xml:space="preserve"> előző évtized törekvéseit egy kiadásban </w:t>
        </w:r>
      </w:ins>
      <w:del w:id="259" w:author="Mátrai Tibor" w:date="2022-04-12T23:20:00Z">
        <w:r w:rsidDel="0052395D">
          <w:delText>kezdődött meg az agilis alap modellek kialakulása, az agilis manifesztum megjelenésével</w:delText>
        </w:r>
        <w:commentRangeEnd w:id="255"/>
        <w:r w:rsidR="004F0E50" w:rsidDel="0052395D">
          <w:rPr>
            <w:rStyle w:val="CommentReference"/>
          </w:rPr>
          <w:commentReference w:id="255"/>
        </w:r>
      </w:del>
      <w:commentRangeEnd w:id="256"/>
      <w:r w:rsidR="003138AF">
        <w:rPr>
          <w:rStyle w:val="CommentReference"/>
        </w:rPr>
        <w:commentReference w:id="256"/>
      </w:r>
      <w:del w:id="260" w:author="Mátrai Tibor" w:date="2022-04-12T23:20:00Z">
        <w:r w:rsidDel="0052395D">
          <w:delText xml:space="preserve"> </w:delText>
        </w:r>
      </w:del>
      <w:r w:rsidRPr="00AC32F2">
        <w:t>(</w:t>
      </w:r>
      <w:proofErr w:type="spellStart"/>
      <w:r w:rsidRPr="00AC32F2">
        <w:t>Abrahamsson</w:t>
      </w:r>
      <w:proofErr w:type="spellEnd"/>
      <w:r w:rsidRPr="00AC32F2">
        <w:t xml:space="preserve"> - </w:t>
      </w:r>
      <w:proofErr w:type="spellStart"/>
      <w:r w:rsidRPr="00AC32F2">
        <w:t>Salo</w:t>
      </w:r>
      <w:proofErr w:type="spellEnd"/>
      <w:r w:rsidRPr="00AC32F2">
        <w:t xml:space="preserve"> - </w:t>
      </w:r>
      <w:proofErr w:type="spellStart"/>
      <w:r w:rsidRPr="00AC32F2">
        <w:t>Warsta</w:t>
      </w:r>
      <w:proofErr w:type="spellEnd"/>
      <w:r w:rsidRPr="00AC32F2">
        <w:t>, 2002)</w:t>
      </w:r>
      <w:r>
        <w:t>. Ez a kiállítmány négy fő kijelentésből állt:</w:t>
      </w:r>
    </w:p>
    <w:p w14:paraId="15E5C334" w14:textId="328F182D" w:rsidR="00AC32F2" w:rsidRDefault="00AC32F2" w:rsidP="00AC32F2">
      <w:pPr>
        <w:pStyle w:val="ListParagraph"/>
        <w:numPr>
          <w:ilvl w:val="0"/>
          <w:numId w:val="2"/>
        </w:numPr>
      </w:pPr>
      <w:r>
        <w:lastRenderedPageBreak/>
        <w:t>„Az egyének és a személyes kommunikáció a módszertanokkal és az eszközökkel szemben”</w:t>
      </w:r>
    </w:p>
    <w:p w14:paraId="369F3E81" w14:textId="4569B4A1" w:rsidR="00AC32F2" w:rsidRDefault="00AC32F2" w:rsidP="00AC32F2">
      <w:pPr>
        <w:pStyle w:val="ListParagraph"/>
        <w:numPr>
          <w:ilvl w:val="0"/>
          <w:numId w:val="2"/>
        </w:numPr>
      </w:pPr>
      <w:r>
        <w:t xml:space="preserve">„A </w:t>
      </w:r>
      <w:r w:rsidR="0043564A">
        <w:t>működő</w:t>
      </w:r>
      <w:r>
        <w:t xml:space="preserve"> szoftver az átfogó dokumentációval szemben”</w:t>
      </w:r>
    </w:p>
    <w:p w14:paraId="4000A099" w14:textId="609536E5" w:rsidR="00AC32F2" w:rsidRDefault="00AC32F2" w:rsidP="00AC32F2">
      <w:pPr>
        <w:pStyle w:val="ListParagraph"/>
        <w:numPr>
          <w:ilvl w:val="0"/>
          <w:numId w:val="2"/>
        </w:numPr>
      </w:pPr>
      <w:r>
        <w:t xml:space="preserve">„A rendelővel történő </w:t>
      </w:r>
      <w:r w:rsidR="0043564A">
        <w:t>együttműködés</w:t>
      </w:r>
      <w:r>
        <w:t xml:space="preserve"> a szerződéses egyezéssel szemben”</w:t>
      </w:r>
    </w:p>
    <w:p w14:paraId="723E1E65" w14:textId="54B9F002" w:rsidR="00AC32F2" w:rsidRDefault="0043564A" w:rsidP="00AC32F2">
      <w:pPr>
        <w:pStyle w:val="ListParagraph"/>
        <w:numPr>
          <w:ilvl w:val="0"/>
          <w:numId w:val="2"/>
        </w:numPr>
      </w:pPr>
      <w:r>
        <w:t>„</w:t>
      </w:r>
      <w:r w:rsidR="00AC32F2">
        <w:t>A változtatás iránti készséget a</w:t>
      </w:r>
      <w:r>
        <w:t xml:space="preserve"> </w:t>
      </w:r>
      <w:r w:rsidR="00AC32F2">
        <w:t>tervek szolgai követésével szemben</w:t>
      </w:r>
      <w:r>
        <w:t>”</w:t>
      </w:r>
    </w:p>
    <w:p w14:paraId="7C395F41" w14:textId="1D9E4A7E" w:rsidR="0043564A" w:rsidRDefault="0043564A" w:rsidP="0043564A">
      <w:r>
        <w:t xml:space="preserve">A felsorolt négy pontban mindig az első kijelentést tartják fontosabbat a második helyett </w:t>
      </w:r>
      <w:r w:rsidRPr="0043564A">
        <w:t>(</w:t>
      </w:r>
      <w:proofErr w:type="spellStart"/>
      <w:r w:rsidRPr="0043564A">
        <w:t>Abrahamsson</w:t>
      </w:r>
      <w:proofErr w:type="spellEnd"/>
      <w:r w:rsidRPr="0043564A">
        <w:t xml:space="preserve"> </w:t>
      </w:r>
      <w:proofErr w:type="spellStart"/>
      <w:r w:rsidRPr="0043564A">
        <w:t>et</w:t>
      </w:r>
      <w:proofErr w:type="spellEnd"/>
      <w:r w:rsidR="002D2F40">
        <w:t>.</w:t>
      </w:r>
      <w:r w:rsidRPr="0043564A">
        <w:t xml:space="preserve"> </w:t>
      </w:r>
      <w:proofErr w:type="spellStart"/>
      <w:r w:rsidRPr="0043564A">
        <w:t>al</w:t>
      </w:r>
      <w:proofErr w:type="spellEnd"/>
      <w:r w:rsidRPr="0043564A">
        <w:t>. 2002</w:t>
      </w:r>
      <w:r w:rsidR="002D2F40">
        <w:t>, 11 old.</w:t>
      </w:r>
      <w:r w:rsidRPr="0043564A">
        <w:t>)</w:t>
      </w:r>
      <w:r>
        <w:t>.</w:t>
      </w:r>
      <w:ins w:id="261" w:author="Mátrai Tibor" w:date="2022-04-15T11:45:00Z">
        <w:r w:rsidR="00E07EF0">
          <w:t xml:space="preserve"> Ezen kijelentések mindegyike a vízesés modell gyengeségeire utal.</w:t>
        </w:r>
      </w:ins>
      <w:r>
        <w:t xml:space="preserve"> </w:t>
      </w:r>
      <w:commentRangeStart w:id="262"/>
      <w:commentRangeStart w:id="263"/>
      <w:r>
        <w:t>A</w:t>
      </w:r>
      <w:del w:id="264" w:author="Mátrai Tibor" w:date="2022-04-15T11:41:00Z">
        <w:r w:rsidDel="00024274">
          <w:delText xml:space="preserve"> </w:delText>
        </w:r>
      </w:del>
      <w:ins w:id="265" w:author="Mátrai Tibor" w:date="2022-04-15T11:41:00Z">
        <w:r w:rsidR="00024274">
          <w:t xml:space="preserve">z első kijelentés </w:t>
        </w:r>
        <w:r w:rsidR="00E07EF0">
          <w:t xml:space="preserve">a kommunikáció fontosságára utal, ami </w:t>
        </w:r>
      </w:ins>
      <w:ins w:id="266" w:author="Mátrai Tibor" w:date="2022-04-15T11:42:00Z">
        <w:r w:rsidR="00E07EF0">
          <w:t xml:space="preserve">hiányzott a statikus vízesés modellből. A második kijelentés arra utal, hogy </w:t>
        </w:r>
      </w:ins>
      <w:ins w:id="267" w:author="Mátrai Tibor" w:date="2022-04-15T11:43:00Z">
        <w:r w:rsidR="00E07EF0">
          <w:t xml:space="preserve">ne minden problémát azzal oldjanak meg a fejlesztők, hogy a program részévé teszik és dokumentálják, hanem ha </w:t>
        </w:r>
      </w:ins>
      <w:ins w:id="268" w:author="Mátrai Tibor" w:date="2022-04-15T11:44:00Z">
        <w:r w:rsidR="00E07EF0">
          <w:t xml:space="preserve">valamely funkció nem felel meg megrendelő igényeinek akkor azt módosítani kell. </w:t>
        </w:r>
      </w:ins>
      <w:ins w:id="269" w:author="Mátrai Tibor" w:date="2022-04-15T11:45:00Z">
        <w:r w:rsidR="00E07EF0">
          <w:t>A harmadik ki</w:t>
        </w:r>
      </w:ins>
      <w:ins w:id="270" w:author="Mátrai Tibor" w:date="2022-04-15T11:46:00Z">
        <w:r w:rsidR="00E07EF0">
          <w:t xml:space="preserve">jelentés is a szerződésben esetleg rosszul megadott </w:t>
        </w:r>
        <w:r w:rsidR="00614F63">
          <w:t>részek módosítására ad lehetőséget, hogy a végter</w:t>
        </w:r>
      </w:ins>
      <w:ins w:id="271" w:author="Mátrai Tibor" w:date="2022-04-15T11:47:00Z">
        <w:r w:rsidR="00614F63">
          <w:t xml:space="preserve">mék jobb kiszolgálja a vásárlói igényeket, a negyedik kijelentés is a </w:t>
        </w:r>
      </w:ins>
      <w:ins w:id="272" w:author="Mátrai Tibor" w:date="2022-04-15T11:48:00Z">
        <w:r w:rsidR="00614F63">
          <w:t>változtatások fogadására biztosít lehetőséget</w:t>
        </w:r>
      </w:ins>
      <w:ins w:id="273" w:author="Mátrai Tibor" w:date="2022-04-15T11:47:00Z">
        <w:r w:rsidR="00614F63">
          <w:t>.</w:t>
        </w:r>
      </w:ins>
      <w:del w:id="274" w:author="Mátrai Tibor" w:date="2022-04-15T11:41:00Z">
        <w:r w:rsidDel="00024274">
          <w:delText>második kijelentések az előbb bemutatott vízesésmodellre utalnak</w:delText>
        </w:r>
      </w:del>
      <w:del w:id="275" w:author="Mátrai Tibor" w:date="2022-04-15T11:42:00Z">
        <w:r w:rsidDel="00E07EF0">
          <w:delText>.</w:delText>
        </w:r>
      </w:del>
      <w:commentRangeEnd w:id="262"/>
      <w:r w:rsidR="00FC3425">
        <w:rPr>
          <w:rStyle w:val="CommentReference"/>
        </w:rPr>
        <w:commentReference w:id="262"/>
      </w:r>
      <w:commentRangeEnd w:id="263"/>
      <w:r w:rsidR="00614F63">
        <w:rPr>
          <w:rStyle w:val="CommentReference"/>
        </w:rPr>
        <w:commentReference w:id="263"/>
      </w:r>
    </w:p>
    <w:p w14:paraId="2F42BEEC" w14:textId="7893F297" w:rsidR="00922650" w:rsidRDefault="0043564A" w:rsidP="00922650">
      <w:r>
        <w:t>Jelenleg többféle módszertan van agilis fejlesztésre, mindnek meg van az előnye és a hátránya. a 2018-ban Dina és Maassen által készült kutatás során a válaszolók 68 százaléka használt valamilyen agilis m</w:t>
      </w:r>
      <w:r w:rsidR="00922650">
        <w:t>ó</w:t>
      </w:r>
      <w:r>
        <w:t>dszertant</w:t>
      </w:r>
      <w:r w:rsidR="00922650">
        <w:t xml:space="preserve"> közülük 77 százalék használt </w:t>
      </w:r>
      <w:proofErr w:type="spellStart"/>
      <w:r w:rsidR="00922650">
        <w:t>Scrumot</w:t>
      </w:r>
      <w:proofErr w:type="spellEnd"/>
      <w:r w:rsidR="00922650">
        <w:t xml:space="preserve">, 15 százalék </w:t>
      </w:r>
      <w:proofErr w:type="spellStart"/>
      <w:r w:rsidR="00922650">
        <w:t>tesztvezérelt</w:t>
      </w:r>
      <w:proofErr w:type="spellEnd"/>
      <w:r w:rsidR="00922650">
        <w:t xml:space="preserve"> fejlesztést és a maradék 8 százalék pedig nem említette, hogy milyen módszertant használ. Míg a Szabó Bálint és </w:t>
      </w:r>
      <w:proofErr w:type="spellStart"/>
      <w:r w:rsidR="00922650">
        <w:t>Ribényi</w:t>
      </w:r>
      <w:proofErr w:type="spellEnd"/>
      <w:r w:rsidR="00922650">
        <w:t xml:space="preserve"> Máté által 2018-ban készült kutatása alapján az ott megkérdezettek 94 százaléka dolgozott már olyan projekten, ami </w:t>
      </w:r>
      <w:proofErr w:type="spellStart"/>
      <w:r w:rsidR="00922650">
        <w:t>Scrum</w:t>
      </w:r>
      <w:proofErr w:type="spellEnd"/>
      <w:r w:rsidR="00922650">
        <w:t xml:space="preserve"> módszertannal vezettek végig, 65 százalékuk </w:t>
      </w:r>
      <w:proofErr w:type="spellStart"/>
      <w:r w:rsidR="00922650">
        <w:t>kanbant</w:t>
      </w:r>
      <w:proofErr w:type="spellEnd"/>
      <w:r w:rsidR="00922650">
        <w:t xml:space="preserve"> és 40 százalékuk pedig </w:t>
      </w:r>
      <w:proofErr w:type="spellStart"/>
      <w:r w:rsidR="00922650">
        <w:t>eXtreme</w:t>
      </w:r>
      <w:proofErr w:type="spellEnd"/>
      <w:r w:rsidR="00922650">
        <w:t xml:space="preserve"> programozást használt a munkája során. Ezekből az adatokból kiindulva</w:t>
      </w:r>
      <w:r w:rsidR="007470DB">
        <w:t xml:space="preserve"> és történelmi jelentősége miatt,</w:t>
      </w:r>
      <w:r w:rsidR="00922650">
        <w:t xml:space="preserve"> a következőkben </w:t>
      </w:r>
      <w:r w:rsidR="002D2F40">
        <w:t xml:space="preserve">az </w:t>
      </w:r>
      <w:proofErr w:type="spellStart"/>
      <w:r w:rsidR="002D2F40">
        <w:t>eXtreme</w:t>
      </w:r>
      <w:proofErr w:type="spellEnd"/>
      <w:r w:rsidR="002D2F40">
        <w:t xml:space="preserve"> programozást és a </w:t>
      </w:r>
      <w:proofErr w:type="spellStart"/>
      <w:r w:rsidR="002D2F40">
        <w:t>Scrumot</w:t>
      </w:r>
      <w:proofErr w:type="spellEnd"/>
      <w:r w:rsidR="002D2F40">
        <w:t xml:space="preserve"> fogom bemutatni.</w:t>
      </w:r>
    </w:p>
    <w:p w14:paraId="25CC60F1" w14:textId="2184A1A4" w:rsidR="002D2F40" w:rsidRDefault="002D2F40" w:rsidP="008E180A">
      <w:pPr>
        <w:pStyle w:val="Heading3"/>
      </w:pPr>
      <w:proofErr w:type="spellStart"/>
      <w:r>
        <w:t>Extreme</w:t>
      </w:r>
      <w:proofErr w:type="spellEnd"/>
      <w:r>
        <w:t xml:space="preserve"> programozás</w:t>
      </w:r>
    </w:p>
    <w:p w14:paraId="7D5265CA" w14:textId="3FA634C6" w:rsidR="001138BB" w:rsidRDefault="00A96660" w:rsidP="00384AD8">
      <w:commentRangeStart w:id="276"/>
      <w:commentRangeStart w:id="277"/>
      <w:r>
        <w:t xml:space="preserve">Az </w:t>
      </w:r>
      <w:proofErr w:type="spellStart"/>
      <w:r>
        <w:t>eXtreme</w:t>
      </w:r>
      <w:proofErr w:type="spellEnd"/>
      <w:r>
        <w:t xml:space="preserve"> programozást először 1999-ben</w:t>
      </w:r>
      <w:commentRangeEnd w:id="276"/>
      <w:r w:rsidR="00FC3425">
        <w:rPr>
          <w:rStyle w:val="CommentReference"/>
        </w:rPr>
        <w:commentReference w:id="276"/>
      </w:r>
      <w:commentRangeEnd w:id="277"/>
      <w:r w:rsidR="003F5A93">
        <w:rPr>
          <w:rStyle w:val="CommentReference"/>
        </w:rPr>
        <w:commentReference w:id="277"/>
      </w:r>
      <w:r>
        <w:t xml:space="preserve"> említette meg Kent Beck az egyik könyvében </w:t>
      </w:r>
      <w:r w:rsidRPr="00A96660">
        <w:t>(Stober – Hansmann, 2010)</w:t>
      </w:r>
      <w:r w:rsidR="007470DB">
        <w:t>, tehát már az agilis manifesztum kiadása el</w:t>
      </w:r>
      <w:r w:rsidR="00BA7903">
        <w:t>ő</w:t>
      </w:r>
      <w:r w:rsidR="007470DB">
        <w:t>tt</w:t>
      </w:r>
      <w:r>
        <w:t>. Ennek a modellnek tizenkét</w:t>
      </w:r>
      <w:ins w:id="278" w:author="Mátrai Tibor" w:date="2022-04-15T11:50:00Z">
        <w:r w:rsidR="00614F63">
          <w:t xml:space="preserve"> </w:t>
        </w:r>
      </w:ins>
      <w:del w:id="279" w:author="Mátrai Tibor" w:date="2022-04-15T11:50:00Z">
        <w:r w:rsidDel="00614F63">
          <w:delText xml:space="preserve"> </w:delText>
        </w:r>
        <w:commentRangeStart w:id="280"/>
        <w:commentRangeStart w:id="281"/>
        <w:r w:rsidDel="00614F63">
          <w:delText xml:space="preserve">alap </w:delText>
        </w:r>
      </w:del>
      <w:r>
        <w:t>elgondolás az alapja</w:t>
      </w:r>
      <w:commentRangeEnd w:id="280"/>
      <w:r w:rsidR="00FC3425">
        <w:rPr>
          <w:rStyle w:val="CommentReference"/>
        </w:rPr>
        <w:commentReference w:id="280"/>
      </w:r>
      <w:commentRangeEnd w:id="281"/>
      <w:r w:rsidR="008A3D32">
        <w:rPr>
          <w:rStyle w:val="CommentReference"/>
        </w:rPr>
        <w:commentReference w:id="281"/>
      </w:r>
      <w:r w:rsidR="00FE0495">
        <w:t>, amelyeknek megnevezése más lehet a forrásoktól függően</w:t>
      </w:r>
      <w:r w:rsidR="001138BB">
        <w:t>,</w:t>
      </w:r>
      <w:r w:rsidR="00FE0495">
        <w:t xml:space="preserve"> de lényegben ugyan</w:t>
      </w:r>
      <w:del w:id="282" w:author="David Burka" w:date="2022-04-10T22:08:00Z">
        <w:r w:rsidR="00FE0495" w:rsidDel="00FC3425">
          <w:delText xml:space="preserve"> </w:delText>
        </w:r>
      </w:del>
      <w:r w:rsidR="00FE0495">
        <w:t>azok</w:t>
      </w:r>
      <w:r>
        <w:t xml:space="preserve">. </w:t>
      </w:r>
      <w:ins w:id="283" w:author="Mátrai Tibor" w:date="2022-04-15T11:51:00Z">
        <w:r w:rsidR="008A3D32">
          <w:t>Ezek közül több forrás is említi a</w:t>
        </w:r>
      </w:ins>
      <w:ins w:id="284" w:author="Mátrai Tibor" w:date="2022-04-15T11:52:00Z">
        <w:r w:rsidR="008A3D32">
          <w:t xml:space="preserve"> </w:t>
        </w:r>
      </w:ins>
      <w:commentRangeStart w:id="285"/>
      <w:commentRangeStart w:id="286"/>
      <w:del w:id="287" w:author="Mátrai Tibor" w:date="2022-04-15T11:51:00Z">
        <w:r w:rsidDel="00614F63">
          <w:delText xml:space="preserve">Ezek több forrás által is említettek a </w:delText>
        </w:r>
      </w:del>
      <w:r w:rsidR="00E1266A">
        <w:t>p</w:t>
      </w:r>
      <w:r>
        <w:t>áros programozás</w:t>
      </w:r>
      <w:ins w:id="288" w:author="Mátrai Tibor" w:date="2022-04-15T11:52:00Z">
        <w:r w:rsidR="008A3D32">
          <w:t>t</w:t>
        </w:r>
      </w:ins>
      <w:r>
        <w:t>, az egyszerű kódra törekvés</w:t>
      </w:r>
      <w:ins w:id="289" w:author="Mátrai Tibor" w:date="2022-04-15T11:52:00Z">
        <w:r w:rsidR="008A3D32">
          <w:t>t</w:t>
        </w:r>
      </w:ins>
      <w:r>
        <w:t>, a kiadások során törekvés</w:t>
      </w:r>
      <w:ins w:id="290" w:author="Mátrai Tibor" w:date="2022-04-15T11:52:00Z">
        <w:r w:rsidR="008A3D32">
          <w:t>t</w:t>
        </w:r>
      </w:ins>
      <w:r>
        <w:t xml:space="preserve"> a kis mennyiségű újdonságra,</w:t>
      </w:r>
      <w:r w:rsidR="00FE0495">
        <w:t xml:space="preserve"> a folyamatos tesztelés</w:t>
      </w:r>
      <w:ins w:id="291" w:author="Mátrai Tibor" w:date="2022-04-15T11:52:00Z">
        <w:r w:rsidR="008A3D32">
          <w:t>t</w:t>
        </w:r>
      </w:ins>
      <w:r w:rsidR="00FE0495">
        <w:t>, folyamatos kapcsolat</w:t>
      </w:r>
      <w:ins w:id="292" w:author="Mátrai Tibor" w:date="2022-04-15T11:52:00Z">
        <w:r w:rsidR="008A3D32">
          <w:t>ot</w:t>
        </w:r>
      </w:ins>
      <w:r w:rsidR="00FE0495">
        <w:t xml:space="preserve"> a megrendelővel és a story </w:t>
      </w:r>
      <w:proofErr w:type="spellStart"/>
      <w:r w:rsidR="00FE0495">
        <w:t>cardok</w:t>
      </w:r>
      <w:proofErr w:type="spellEnd"/>
      <w:r w:rsidR="00FE0495">
        <w:t xml:space="preserve"> </w:t>
      </w:r>
      <w:del w:id="293" w:author="Mátrai Tibor" w:date="2022-04-15T11:52:00Z">
        <w:r w:rsidR="00FE0495" w:rsidDel="008A3D32">
          <w:delText>használata</w:delText>
        </w:r>
        <w:commentRangeEnd w:id="285"/>
        <w:r w:rsidR="00FC3425" w:rsidDel="008A3D32">
          <w:rPr>
            <w:rStyle w:val="CommentReference"/>
          </w:rPr>
          <w:commentReference w:id="285"/>
        </w:r>
      </w:del>
      <w:commentRangeEnd w:id="286"/>
      <w:r w:rsidR="008A3D32">
        <w:rPr>
          <w:rStyle w:val="CommentReference"/>
        </w:rPr>
        <w:commentReference w:id="286"/>
      </w:r>
      <w:del w:id="294" w:author="Mátrai Tibor" w:date="2022-04-15T11:52:00Z">
        <w:r w:rsidR="00FE0495" w:rsidDel="008A3D32">
          <w:delText xml:space="preserve"> </w:delText>
        </w:r>
      </w:del>
      <w:ins w:id="295" w:author="Mátrai Tibor" w:date="2022-04-15T11:52:00Z">
        <w:r w:rsidR="008A3D32">
          <w:t xml:space="preserve">használatát </w:t>
        </w:r>
      </w:ins>
      <w:r w:rsidR="00FE0495" w:rsidRPr="00FE0495">
        <w:t>(</w:t>
      </w:r>
      <w:proofErr w:type="spellStart"/>
      <w:r w:rsidR="00FE0495" w:rsidRPr="00FE0495">
        <w:t>Abrahamsson</w:t>
      </w:r>
      <w:proofErr w:type="spellEnd"/>
      <w:r w:rsidR="00FE0495" w:rsidRPr="00FE0495">
        <w:t xml:space="preserve"> </w:t>
      </w:r>
      <w:proofErr w:type="spellStart"/>
      <w:r w:rsidR="00FE0495" w:rsidRPr="00FE0495">
        <w:t>et</w:t>
      </w:r>
      <w:proofErr w:type="spellEnd"/>
      <w:r w:rsidR="00FE0495" w:rsidRPr="00FE0495">
        <w:t xml:space="preserve">. </w:t>
      </w:r>
      <w:proofErr w:type="spellStart"/>
      <w:r w:rsidR="00FE0495" w:rsidRPr="00FE0495">
        <w:t>al</w:t>
      </w:r>
      <w:proofErr w:type="spellEnd"/>
      <w:r w:rsidR="00FE0495" w:rsidRPr="00FE0495">
        <w:t>. 2002</w:t>
      </w:r>
      <w:r w:rsidR="00FE0495">
        <w:t xml:space="preserve">, </w:t>
      </w:r>
      <w:r w:rsidR="00FE0495" w:rsidRPr="00FE0495">
        <w:t>Stober – Hansmann, 2010</w:t>
      </w:r>
      <w:r w:rsidR="00FE0495">
        <w:t>, S</w:t>
      </w:r>
      <w:r w:rsidR="00FE0495" w:rsidRPr="00FE0495">
        <w:t xml:space="preserve">zabó - </w:t>
      </w:r>
      <w:proofErr w:type="spellStart"/>
      <w:r w:rsidR="00FE0495" w:rsidRPr="00FE0495">
        <w:t>Ribényi</w:t>
      </w:r>
      <w:proofErr w:type="spellEnd"/>
      <w:r w:rsidR="00FE0495" w:rsidRPr="00FE0495">
        <w:t>, 2018)</w:t>
      </w:r>
      <w:r w:rsidR="00FE0495">
        <w:t>.</w:t>
      </w:r>
      <w:r w:rsidR="001138BB">
        <w:t xml:space="preserve"> A story </w:t>
      </w:r>
      <w:proofErr w:type="spellStart"/>
      <w:r w:rsidR="001138BB">
        <w:t>cardok</w:t>
      </w:r>
      <w:proofErr w:type="spellEnd"/>
      <w:r w:rsidR="001138BB">
        <w:t xml:space="preserve"> hasonlóak </w:t>
      </w:r>
      <w:commentRangeStart w:id="296"/>
      <w:commentRangeStart w:id="297"/>
      <w:r w:rsidR="001138BB">
        <w:t>a</w:t>
      </w:r>
      <w:del w:id="298" w:author="Mátrai Tibor" w:date="2022-04-15T11:53:00Z">
        <w:r w:rsidR="001138BB" w:rsidDel="008A3D32">
          <w:delText>z előző részben</w:delText>
        </w:r>
        <w:commentRangeEnd w:id="296"/>
        <w:r w:rsidR="00FC3425" w:rsidDel="008A3D32">
          <w:rPr>
            <w:rStyle w:val="CommentReference"/>
          </w:rPr>
          <w:commentReference w:id="296"/>
        </w:r>
      </w:del>
      <w:commentRangeEnd w:id="297"/>
      <w:r w:rsidR="008A3D32">
        <w:rPr>
          <w:rStyle w:val="CommentReference"/>
        </w:rPr>
        <w:commentReference w:id="297"/>
      </w:r>
      <w:del w:id="299" w:author="Mátrai Tibor" w:date="2022-04-15T11:53:00Z">
        <w:r w:rsidR="001138BB" w:rsidDel="008A3D32">
          <w:delText xml:space="preserve"> említett</w:delText>
        </w:r>
      </w:del>
      <w:r w:rsidR="001138BB">
        <w:t xml:space="preserve"> </w:t>
      </w:r>
      <w:proofErr w:type="spellStart"/>
      <w:r w:rsidR="001138BB">
        <w:t>use</w:t>
      </w:r>
      <w:proofErr w:type="spellEnd"/>
      <w:r w:rsidR="001138BB">
        <w:t xml:space="preserve"> </w:t>
      </w:r>
      <w:proofErr w:type="spellStart"/>
      <w:r w:rsidR="001138BB">
        <w:t>case-ekhez</w:t>
      </w:r>
      <w:proofErr w:type="spellEnd"/>
      <w:r w:rsidR="001138BB">
        <w:t xml:space="preserve">, azonban ezek </w:t>
      </w:r>
      <w:r w:rsidR="00384AD8">
        <w:t>teljes funkciókat tartalmaznak.</w:t>
      </w:r>
    </w:p>
    <w:p w14:paraId="598EA30F" w14:textId="7B09C8BB" w:rsidR="00FE0495" w:rsidRDefault="00FE0495" w:rsidP="00FE0495">
      <w:r>
        <w:lastRenderedPageBreak/>
        <w:t xml:space="preserve">Az </w:t>
      </w:r>
      <w:proofErr w:type="spellStart"/>
      <w:r>
        <w:t>eXtreme</w:t>
      </w:r>
      <w:proofErr w:type="spellEnd"/>
      <w:r>
        <w:t xml:space="preserve"> programozás folyamata </w:t>
      </w:r>
      <w:proofErr w:type="spellStart"/>
      <w:r w:rsidRPr="00FE0495">
        <w:t>Abrahamsson</w:t>
      </w:r>
      <w:proofErr w:type="spellEnd"/>
      <w:r w:rsidRPr="00FE0495">
        <w:t xml:space="preserve"> et. al.</w:t>
      </w:r>
      <w:r>
        <w:t xml:space="preserve"> </w:t>
      </w:r>
      <w:r w:rsidR="00D66DF4">
        <w:t xml:space="preserve">(2002) </w:t>
      </w:r>
      <w:r>
        <w:t xml:space="preserve">szerint öt lépésből áll. Ezek rendre: </w:t>
      </w:r>
      <w:r w:rsidR="001138BB">
        <w:t>f</w:t>
      </w:r>
      <w:r>
        <w:t xml:space="preserve">eltérképezés, tervezés, </w:t>
      </w:r>
      <w:r w:rsidR="001138BB">
        <w:t>i</w:t>
      </w:r>
      <w:r>
        <w:t>teráció és kiadás</w:t>
      </w:r>
      <w:r w:rsidR="001138BB">
        <w:t xml:space="preserve">, </w:t>
      </w:r>
      <w:proofErr w:type="spellStart"/>
      <w:r w:rsidR="001138BB">
        <w:t>termékizálás</w:t>
      </w:r>
      <w:proofErr w:type="spellEnd"/>
      <w:r w:rsidR="001138BB">
        <w:t xml:space="preserve">, karbantartás és a termék halála. Feltérképezés fázisban a megrendelő összeírja story </w:t>
      </w:r>
      <w:proofErr w:type="spellStart"/>
      <w:r w:rsidR="001138BB">
        <w:t>cardokra</w:t>
      </w:r>
      <w:proofErr w:type="spellEnd"/>
      <w:r w:rsidR="001138BB">
        <w:t xml:space="preserve"> az általuk megvalósítani kívánt funkciókat és követelményeket</w:t>
      </w:r>
      <w:r w:rsidR="00F4655A">
        <w:t>,</w:t>
      </w:r>
      <w:r w:rsidR="001138BB">
        <w:t xml:space="preserve"> és közben a fejlesztő csapat ismerkedik a keretrendszerekkel és a technológiákkal. </w:t>
      </w:r>
    </w:p>
    <w:p w14:paraId="763044D5" w14:textId="046CD576" w:rsidR="00384AD8" w:rsidRDefault="00384AD8" w:rsidP="00FE0495">
      <w:r>
        <w:t xml:space="preserve">A tervezés fázisában prioritás szerint sorba rendezik a story </w:t>
      </w:r>
      <w:proofErr w:type="spellStart"/>
      <w:r>
        <w:t>cardokat</w:t>
      </w:r>
      <w:proofErr w:type="spellEnd"/>
      <w:r>
        <w:t xml:space="preserve">, ezen a sorrenden a megrendelő ezután változtathat. Az első tervezés feladata kiválasztani azokat a követelményeket a story </w:t>
      </w:r>
      <w:proofErr w:type="spellStart"/>
      <w:proofErr w:type="gramStart"/>
      <w:r>
        <w:t>cardokról</w:t>
      </w:r>
      <w:proofErr w:type="spellEnd"/>
      <w:proofErr w:type="gramEnd"/>
      <w:r>
        <w:t xml:space="preserve"> amelyek nélkül nem lehet működő kiadást készíteni </w:t>
      </w:r>
      <w:r w:rsidRPr="00384AD8">
        <w:t>(</w:t>
      </w:r>
      <w:proofErr w:type="spellStart"/>
      <w:r w:rsidRPr="00384AD8">
        <w:t>Abrahamsson</w:t>
      </w:r>
      <w:proofErr w:type="spellEnd"/>
      <w:r w:rsidRPr="00384AD8">
        <w:t xml:space="preserve"> </w:t>
      </w:r>
      <w:proofErr w:type="spellStart"/>
      <w:r w:rsidRPr="00384AD8">
        <w:t>et</w:t>
      </w:r>
      <w:proofErr w:type="spellEnd"/>
      <w:r w:rsidRPr="00384AD8">
        <w:t xml:space="preserve">. </w:t>
      </w:r>
      <w:proofErr w:type="spellStart"/>
      <w:r w:rsidRPr="00384AD8">
        <w:t>al</w:t>
      </w:r>
      <w:proofErr w:type="spellEnd"/>
      <w:r w:rsidRPr="00384AD8">
        <w:t>. 2002)</w:t>
      </w:r>
      <w:r>
        <w:t>.</w:t>
      </w:r>
    </w:p>
    <w:p w14:paraId="5E45C19E" w14:textId="1E6C2C9C" w:rsidR="00384AD8" w:rsidRDefault="00384AD8" w:rsidP="00FE0495">
      <w:r>
        <w:t xml:space="preserve">A tervezés után kezdődnek az iterációk és kiadások, az </w:t>
      </w:r>
      <w:proofErr w:type="spellStart"/>
      <w:r>
        <w:t>e</w:t>
      </w:r>
      <w:r w:rsidR="003F6935">
        <w:t>X</w:t>
      </w:r>
      <w:r>
        <w:t>treme</w:t>
      </w:r>
      <w:proofErr w:type="spellEnd"/>
      <w:r>
        <w:t xml:space="preserve"> programozás során az első kiadás előttiek kivételével, minden iteráció egy story </w:t>
      </w:r>
      <w:proofErr w:type="spellStart"/>
      <w:r>
        <w:t>card</w:t>
      </w:r>
      <w:proofErr w:type="spellEnd"/>
      <w:r>
        <w:t xml:space="preserve"> tartalmával foglalkozik, azaz minden iteráció egy követelménnyel vagy funkcióval foglalkozik. Az első kiadás el</w:t>
      </w:r>
      <w:r w:rsidR="00BA7903">
        <w:t>ő</w:t>
      </w:r>
      <w:r>
        <w:t xml:space="preserve">tt azért nem mert az itt keletkezett program sorok magukban még nem képeznek működő alkalmazást. Ezt követően viszont minden iteráció után egy működő programnak kell </w:t>
      </w:r>
      <w:r w:rsidR="003F6935">
        <w:t>elkészülnie,</w:t>
      </w:r>
      <w:r>
        <w:t xml:space="preserve"> amelynek készen kell lennie éles használatra. Ennek a fázisnak része az adott iterációban </w:t>
      </w:r>
      <w:r w:rsidR="003F6935">
        <w:t>újonnan hozzáadott funkció tesztelése is, a tesztesetek</w:t>
      </w:r>
      <w:r w:rsidR="00F4655A">
        <w:t xml:space="preserve"> megírása a megrendelő feladata </w:t>
      </w:r>
      <w:r w:rsidR="003F6935" w:rsidRPr="003F6935">
        <w:t>(</w:t>
      </w:r>
      <w:proofErr w:type="spellStart"/>
      <w:r w:rsidR="003F6935" w:rsidRPr="003F6935">
        <w:t>Abrahamsson</w:t>
      </w:r>
      <w:proofErr w:type="spellEnd"/>
      <w:r w:rsidR="003F6935" w:rsidRPr="003F6935">
        <w:t xml:space="preserve"> </w:t>
      </w:r>
      <w:proofErr w:type="spellStart"/>
      <w:r w:rsidR="003F6935" w:rsidRPr="003F6935">
        <w:t>et</w:t>
      </w:r>
      <w:proofErr w:type="spellEnd"/>
      <w:r w:rsidR="003F6935" w:rsidRPr="003F6935">
        <w:t xml:space="preserve">. </w:t>
      </w:r>
      <w:proofErr w:type="spellStart"/>
      <w:r w:rsidR="003F6935" w:rsidRPr="003F6935">
        <w:t>al</w:t>
      </w:r>
      <w:proofErr w:type="spellEnd"/>
      <w:r w:rsidR="003F6935" w:rsidRPr="003F6935">
        <w:t>. 2002)</w:t>
      </w:r>
      <w:r w:rsidR="003F6935">
        <w:t>.</w:t>
      </w:r>
    </w:p>
    <w:p w14:paraId="437D8168" w14:textId="1922DCF2" w:rsidR="003F6935" w:rsidRDefault="003F6935" w:rsidP="00FE0495">
      <w:r>
        <w:t xml:space="preserve">A következő fázis feladata az elkészült kiadás további tesztelése, hogy az tényleg átadhassuk a felhasználóknak. Itt is adhat hozzá még a megrendelő új követelmény ezeket már gyorsabban kell végre hajtani, mint az előzőket, ezek az igények a tervezés folyamata során készülnek bele a prioritás listába és onnan fejlesztés alá </w:t>
      </w:r>
      <w:r w:rsidRPr="003F6935">
        <w:t>(</w:t>
      </w:r>
      <w:proofErr w:type="spellStart"/>
      <w:r w:rsidRPr="003F6935">
        <w:t>Abrahamsson</w:t>
      </w:r>
      <w:proofErr w:type="spellEnd"/>
      <w:r w:rsidRPr="003F6935">
        <w:t xml:space="preserve"> </w:t>
      </w:r>
      <w:proofErr w:type="spellStart"/>
      <w:r w:rsidRPr="003F6935">
        <w:t>et</w:t>
      </w:r>
      <w:proofErr w:type="spellEnd"/>
      <w:r w:rsidRPr="003F6935">
        <w:t xml:space="preserve">. </w:t>
      </w:r>
      <w:proofErr w:type="spellStart"/>
      <w:r w:rsidRPr="003F6935">
        <w:t>al</w:t>
      </w:r>
      <w:proofErr w:type="spellEnd"/>
      <w:r w:rsidRPr="003F6935">
        <w:t>. 2002)</w:t>
      </w:r>
      <w:r>
        <w:t>.</w:t>
      </w:r>
    </w:p>
    <w:p w14:paraId="6461736F" w14:textId="6AEC3B37" w:rsidR="003F6935" w:rsidRDefault="003F6935" w:rsidP="00FE0495">
      <w:r>
        <w:t xml:space="preserve">A karbantartás fázis hasonló, mint a vízesésmodellnél azzal a különbséggel, hogy itt még adhatnak hozzá új funkciót. Az </w:t>
      </w:r>
      <w:proofErr w:type="spellStart"/>
      <w:r>
        <w:t>eXtreme</w:t>
      </w:r>
      <w:proofErr w:type="spellEnd"/>
      <w:r>
        <w:t xml:space="preserve"> projekteknek a vége a halál fázis. Ez akkor történik amikor a megrendelő már nem akar új funkciót hozzáadni, ekkor készítik el a teljes projek</w:t>
      </w:r>
      <w:r w:rsidR="00E6712D">
        <w:t>t</w:t>
      </w:r>
      <w:r>
        <w:t xml:space="preserve"> részletes dokumentációját</w:t>
      </w:r>
      <w:r w:rsidR="00E6712D">
        <w:t xml:space="preserve"> és tel</w:t>
      </w:r>
      <w:r w:rsidR="00F4655A">
        <w:t>j</w:t>
      </w:r>
      <w:r w:rsidR="00E6712D">
        <w:t xml:space="preserve">esen átadják a megrendelő cégnek </w:t>
      </w:r>
      <w:r w:rsidR="00E6712D" w:rsidRPr="00E6712D">
        <w:t>(</w:t>
      </w:r>
      <w:proofErr w:type="spellStart"/>
      <w:r w:rsidR="00E6712D" w:rsidRPr="00E6712D">
        <w:t>Abrahamsson</w:t>
      </w:r>
      <w:proofErr w:type="spellEnd"/>
      <w:r w:rsidR="00E6712D" w:rsidRPr="00E6712D">
        <w:t xml:space="preserve"> </w:t>
      </w:r>
      <w:proofErr w:type="spellStart"/>
      <w:r w:rsidR="00E6712D" w:rsidRPr="00E6712D">
        <w:t>et</w:t>
      </w:r>
      <w:proofErr w:type="spellEnd"/>
      <w:r w:rsidR="00E6712D" w:rsidRPr="00E6712D">
        <w:t xml:space="preserve">. </w:t>
      </w:r>
      <w:proofErr w:type="spellStart"/>
      <w:r w:rsidR="00E6712D" w:rsidRPr="00E6712D">
        <w:t>al</w:t>
      </w:r>
      <w:proofErr w:type="spellEnd"/>
      <w:r w:rsidR="00E6712D" w:rsidRPr="00E6712D">
        <w:t>. 2002)</w:t>
      </w:r>
      <w:r w:rsidR="00E6712D">
        <w:t>.</w:t>
      </w:r>
    </w:p>
    <w:p w14:paraId="236598FE" w14:textId="2512C0E7" w:rsidR="006C37A9" w:rsidRPr="006C37A9" w:rsidRDefault="00E6712D" w:rsidP="00E6712D">
      <w:r>
        <w:t xml:space="preserve">Az </w:t>
      </w:r>
      <w:proofErr w:type="spellStart"/>
      <w:r>
        <w:t>eXtreme</w:t>
      </w:r>
      <w:proofErr w:type="spellEnd"/>
      <w:r>
        <w:t xml:space="preserve"> programozás kis és közepes fejlesztő csoportoknak alkalmas, és csak olyan megrendelők esetében, akik képesek rendszeres visszajelzésre </w:t>
      </w:r>
      <w:r w:rsidRPr="00E6712D">
        <w:t>(</w:t>
      </w:r>
      <w:proofErr w:type="spellStart"/>
      <w:r w:rsidRPr="00E6712D">
        <w:t>Abrahamsson</w:t>
      </w:r>
      <w:proofErr w:type="spellEnd"/>
      <w:r w:rsidRPr="00E6712D">
        <w:t xml:space="preserve"> </w:t>
      </w:r>
      <w:proofErr w:type="spellStart"/>
      <w:r w:rsidRPr="00E6712D">
        <w:t>et</w:t>
      </w:r>
      <w:proofErr w:type="spellEnd"/>
      <w:r w:rsidRPr="00E6712D">
        <w:t xml:space="preserve">. </w:t>
      </w:r>
      <w:proofErr w:type="spellStart"/>
      <w:r w:rsidRPr="00E6712D">
        <w:t>al</w:t>
      </w:r>
      <w:proofErr w:type="spellEnd"/>
      <w:r w:rsidRPr="00E6712D">
        <w:t>. 2002)</w:t>
      </w:r>
      <w:r>
        <w:t xml:space="preserve">. Nem ajánlott nagy projektekhez, ebben az esetben nem alkalmazható az alap elgondolások közül több sem, mint például a kis kiadások, az egyszerűség, és a tervezés egyszerűsítése </w:t>
      </w:r>
      <w:r w:rsidRPr="00E6712D">
        <w:t>(Stober – Hansmann, 2010)</w:t>
      </w:r>
      <w:r>
        <w:t>.</w:t>
      </w:r>
      <w:ins w:id="300" w:author="Mátrai Tibor" w:date="2022-04-10T22:39:00Z">
        <w:r w:rsidR="00025647">
          <w:t xml:space="preserve"> </w:t>
        </w:r>
      </w:ins>
    </w:p>
    <w:p w14:paraId="6173DF99" w14:textId="58ED07EE" w:rsidR="006C37A9" w:rsidRDefault="006C37A9" w:rsidP="008E180A">
      <w:pPr>
        <w:pStyle w:val="Heading3"/>
      </w:pPr>
      <w:commentRangeStart w:id="301"/>
      <w:commentRangeStart w:id="302"/>
      <w:commentRangeStart w:id="303"/>
      <w:proofErr w:type="spellStart"/>
      <w:r>
        <w:lastRenderedPageBreak/>
        <w:t>Scrum</w:t>
      </w:r>
      <w:commentRangeEnd w:id="301"/>
      <w:proofErr w:type="spellEnd"/>
      <w:r w:rsidR="00FC3425">
        <w:rPr>
          <w:rStyle w:val="CommentReference"/>
          <w:rFonts w:eastAsiaTheme="minorHAnsi" w:cstheme="minorBidi"/>
        </w:rPr>
        <w:commentReference w:id="301"/>
      </w:r>
      <w:commentRangeEnd w:id="302"/>
      <w:r w:rsidR="00D021DA">
        <w:rPr>
          <w:rStyle w:val="CommentReference"/>
          <w:rFonts w:eastAsiaTheme="minorHAnsi" w:cstheme="minorBidi"/>
        </w:rPr>
        <w:commentReference w:id="302"/>
      </w:r>
      <w:commentRangeEnd w:id="303"/>
      <w:r w:rsidR="00D021DA">
        <w:rPr>
          <w:rStyle w:val="CommentReference"/>
          <w:rFonts w:eastAsiaTheme="minorHAnsi" w:cstheme="minorBidi"/>
        </w:rPr>
        <w:commentReference w:id="303"/>
      </w:r>
    </w:p>
    <w:p w14:paraId="43615332" w14:textId="05E8ACFC" w:rsidR="00535694" w:rsidRDefault="00A72B63" w:rsidP="00764046">
      <w:pPr>
        <w:keepNext/>
        <w:rPr>
          <w:noProof/>
        </w:rPr>
      </w:pPr>
      <w:r>
        <w:t xml:space="preserve">A </w:t>
      </w:r>
      <w:proofErr w:type="spellStart"/>
      <w:r>
        <w:t>Scrum</w:t>
      </w:r>
      <w:proofErr w:type="spellEnd"/>
      <w:r>
        <w:t xml:space="preserve"> keretrendszer</w:t>
      </w:r>
      <w:del w:id="304" w:author="David Burka" w:date="2022-04-10T22:11:00Z">
        <w:r w:rsidDel="00FC3425">
          <w:delText>t</w:delText>
        </w:r>
      </w:del>
      <w:r>
        <w:t xml:space="preserve"> először 1986-ban került dokumentálásra </w:t>
      </w:r>
      <w:proofErr w:type="spellStart"/>
      <w:r>
        <w:t>Takeuchi</w:t>
      </w:r>
      <w:proofErr w:type="spellEnd"/>
      <w:r>
        <w:t xml:space="preserve"> és </w:t>
      </w:r>
      <w:proofErr w:type="spellStart"/>
      <w:r>
        <w:t>Nonaka</w:t>
      </w:r>
      <w:proofErr w:type="spellEnd"/>
      <w:r>
        <w:t xml:space="preserve"> cikkében, ahol egy adaptív, rendszerező, és gyors termék fejlesztési eljárást írnak le. Ezt az eljárást 2002-ben írta át </w:t>
      </w:r>
      <w:proofErr w:type="spellStart"/>
      <w:r>
        <w:t>Schwaber</w:t>
      </w:r>
      <w:proofErr w:type="spellEnd"/>
      <w:r>
        <w:t xml:space="preserve"> és </w:t>
      </w:r>
      <w:proofErr w:type="spellStart"/>
      <w:r>
        <w:t>Beedle</w:t>
      </w:r>
      <w:proofErr w:type="spellEnd"/>
      <w:r>
        <w:t xml:space="preserve"> informatikai fejlesztési projektekre. A </w:t>
      </w:r>
      <w:proofErr w:type="spellStart"/>
      <w:r>
        <w:t>Scrum</w:t>
      </w:r>
      <w:proofErr w:type="spellEnd"/>
      <w:r>
        <w:t xml:space="preserve"> modell arra koncentrál, hogy a fejlesztő csapatnak hogyan kell együtt dolgoznia úgy, hogy képesek legyenek megbirkózni a folyamatosan változó környezeti tényezőkkel</w:t>
      </w:r>
      <w:r w:rsidR="009C4760">
        <w:t xml:space="preserve"> </w:t>
      </w:r>
      <w:r>
        <w:t xml:space="preserve">(követelmények, idő keret, erőforrások, technológia) </w:t>
      </w:r>
      <w:r w:rsidRPr="00A72B63">
        <w:t>(</w:t>
      </w:r>
      <w:proofErr w:type="spellStart"/>
      <w:r w:rsidRPr="00A72B63">
        <w:t>Abrahamsson</w:t>
      </w:r>
      <w:proofErr w:type="spellEnd"/>
      <w:r w:rsidRPr="00A72B63">
        <w:t xml:space="preserve"> </w:t>
      </w:r>
      <w:proofErr w:type="spellStart"/>
      <w:r w:rsidRPr="00A72B63">
        <w:t>et</w:t>
      </w:r>
      <w:proofErr w:type="spellEnd"/>
      <w:r w:rsidRPr="00A72B63">
        <w:t xml:space="preserve">. </w:t>
      </w:r>
      <w:proofErr w:type="spellStart"/>
      <w:r w:rsidRPr="00A72B63">
        <w:t>al</w:t>
      </w:r>
      <w:proofErr w:type="spellEnd"/>
      <w:r w:rsidRPr="00A72B63">
        <w:t>. 2002)</w:t>
      </w:r>
      <w:r>
        <w:t>.</w:t>
      </w:r>
      <w:r w:rsidR="00535694" w:rsidRPr="00535694">
        <w:rPr>
          <w:noProof/>
        </w:rPr>
        <w:t xml:space="preserve"> </w:t>
      </w:r>
    </w:p>
    <w:p w14:paraId="432BC6C8" w14:textId="77777777" w:rsidR="00DD2008" w:rsidRDefault="008A3D32" w:rsidP="002D2F40">
      <w:pPr>
        <w:rPr>
          <w:ins w:id="305" w:author="Mátrai Tibor" w:date="2022-04-21T21:44:00Z"/>
          <w:noProof/>
          <w:lang w:val="en-US"/>
        </w:rPr>
      </w:pPr>
      <w:del w:id="306" w:author="Mátrai Tibor" w:date="2022-04-21T21:44:00Z">
        <w:r w:rsidDel="00DD2008">
          <w:rPr>
            <w:noProof/>
            <w:lang w:val="en-US"/>
          </w:rPr>
          <mc:AlternateContent>
            <mc:Choice Requires="wpg">
              <w:drawing>
                <wp:inline distT="0" distB="0" distL="0" distR="0" wp14:anchorId="4AC7910E" wp14:editId="4465824C">
                  <wp:extent cx="5760720" cy="4448175"/>
                  <wp:effectExtent l="0" t="0" r="0" b="9525"/>
                  <wp:docPr id="6" name="Group 6"/>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217"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EB75AFE" w14:textId="36E7E9DE" w:rsidR="009A6504" w:rsidRPr="009850BE" w:rsidRDefault="009A6504"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8481C">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4AC7910E" id="Group 6" o:spid="_x0000_s1032"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OzMnebdAAAABQEAAA8AAABkcnMv&#10;ZG93bnJldi54bWxMj0FLw0AQhe+C/2EZwZvdTaXWxmxKKeqpCG0F6W2anSah2dmQ3Sbpv3f1opeB&#10;x3u89022HG0jeup87VhDMlEgiAtnai41fO7fHp5B+IBssHFMGq7kYZnf3mSYGjfwlvpdKEUsYZ+i&#10;hiqENpXSFxVZ9BPXEkfv5DqLIcqulKbDIZbbRk6VepIWa44LFba0rqg47y5Ww/uAw+oxee0359P6&#10;etjPPr42CWl9fzeuXkAEGsNfGH7wIzrkkenoLmy8aDTER8Lvjd5CzacgjhrmSs1A5pn8T5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">
                  <v:shape id="Text Box 2" o:spid="_x0000_s1033"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5EB75AFE" w14:textId="36E7E9DE" w:rsidR="009A6504" w:rsidRPr="009850BE" w:rsidRDefault="009A6504"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8481C">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4"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">
                    <v:imagedata r:id="rId15" o:title=""/>
                  </v:shape>
                  <w10:anchorlock/>
                </v:group>
              </w:pict>
            </mc:Fallback>
          </mc:AlternateContent>
        </w:r>
      </w:del>
      <w:proofErr w:type="spellStart"/>
      <w:r w:rsidR="00A72B63">
        <w:t>Abrahamsson</w:t>
      </w:r>
      <w:proofErr w:type="spellEnd"/>
      <w:r w:rsidR="00A72B63">
        <w:t xml:space="preserve"> </w:t>
      </w:r>
      <w:proofErr w:type="spellStart"/>
      <w:r w:rsidR="00A72B63">
        <w:t>et</w:t>
      </w:r>
      <w:proofErr w:type="spellEnd"/>
      <w:r w:rsidR="00A72B63">
        <w:t xml:space="preserve">. </w:t>
      </w:r>
      <w:proofErr w:type="spellStart"/>
      <w:r w:rsidR="00A72B63">
        <w:t>al</w:t>
      </w:r>
      <w:proofErr w:type="spellEnd"/>
      <w:r w:rsidR="00A72B63">
        <w:t>. (2002)</w:t>
      </w:r>
      <w:r w:rsidR="008367E2">
        <w:t>, ahogy a 2. ábrán látható,</w:t>
      </w:r>
      <w:r w:rsidR="00535694">
        <w:t xml:space="preserve"> három részre bontja a </w:t>
      </w:r>
      <w:proofErr w:type="spellStart"/>
      <w:r w:rsidR="00535694">
        <w:t>scrum</w:t>
      </w:r>
      <w:proofErr w:type="spellEnd"/>
      <w:r w:rsidR="00535694">
        <w:t xml:space="preserve"> folyamatát, a </w:t>
      </w:r>
      <w:proofErr w:type="spellStart"/>
      <w:r w:rsidR="00535694">
        <w:t>pregame</w:t>
      </w:r>
      <w:proofErr w:type="spellEnd"/>
      <w:r w:rsidR="00535694">
        <w:t xml:space="preserve">-re, a fejlesztésre, és a postgame-re. </w:t>
      </w:r>
      <w:r w:rsidR="008367E2">
        <w:t xml:space="preserve">Az első részt tovább bontják két </w:t>
      </w:r>
      <w:proofErr w:type="spellStart"/>
      <w:r w:rsidR="008367E2">
        <w:t>al</w:t>
      </w:r>
      <w:proofErr w:type="spellEnd"/>
      <w:r w:rsidR="008367E2">
        <w:t xml:space="preserve">-fázisra, melyek a tervezés és az architektúra. A tervezés során elkészül a </w:t>
      </w:r>
      <w:proofErr w:type="spellStart"/>
      <w:r w:rsidR="008367E2">
        <w:t>Product</w:t>
      </w:r>
      <w:proofErr w:type="spellEnd"/>
      <w:r w:rsidR="008367E2">
        <w:t xml:space="preserve"> backlog listát, amely tartalmazza az összes ekkor ismert követelményt. Ez a lista folyamatosan bővül a projekt során a hozzá adott követelményekkel. Ebben a szakaszban határozzák meg a projekt során használandó szerepeket is. Ez után következik az architektúra szakasz, amely során készül egy magas szintű terv a programról a rendelkezésre álló követelmények alapján.</w:t>
      </w:r>
    </w:p>
    <w:p w14:paraId="6F93C149" w14:textId="210475E6" w:rsidR="00A72B63" w:rsidRDefault="00DD2008">
      <w:pPr>
        <w:pStyle w:val="image"/>
        <w:pPrChange w:id="307" w:author="Mátrai Tibor" w:date="2022-04-21T21:44:00Z">
          <w:pPr/>
        </w:pPrChange>
      </w:pPr>
      <w:ins w:id="308" w:author="Mátrai Tibor" w:date="2022-04-21T21:44:00Z">
        <w:r>
          <w:rPr>
            <w:noProof/>
            <w:lang w:val="en-US"/>
          </w:rPr>
          <mc:AlternateContent>
            <mc:Choice Requires="wpg">
              <w:drawing>
                <wp:inline distT="0" distB="0" distL="0" distR="0" wp14:anchorId="2499D55D" wp14:editId="0912ABD7">
                  <wp:extent cx="5760720" cy="4448175"/>
                  <wp:effectExtent l="0" t="0" r="0" b="9525"/>
                  <wp:docPr id="32" name="Group 32"/>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33"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F327935" w14:textId="77777777" w:rsidR="00DD2008" w:rsidRPr="009850BE" w:rsidRDefault="00DD2008" w:rsidP="00DD2008">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4"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2499D55D" id="Group 32" o:spid="_x0000_s1035"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OzMnebdAAAABQEAAA8AAABkcnMv&#10;ZG93bnJldi54bWxMj0FLw0AQhe+C/2EZwZvdTaXWxmxKKeqpCG0F6W2anSah2dmQ3Sbpv3f1opeB&#10;x3u89022HG0jeup87VhDMlEgiAtnai41fO7fHp5B+IBssHFMGq7kYZnf3mSYGjfwlvpdKEUsYZ+i&#10;hiqENpXSFxVZ9BPXEkfv5DqLIcqulKbDIZbbRk6VepIWa44LFba0rqg47y5Ww/uAw+oxee0359P6&#10;etjPPr42CWl9fzeuXkAEGsNfGH7wIzrkkenoLmy8aDTER8Lvjd5CzacgjhrmSs1A5pn8T5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">
                  <v:shape id="Text Box 2" o:spid="_x0000_s1036"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5F327935" w14:textId="77777777" w:rsidR="00DD2008" w:rsidRPr="009850BE" w:rsidRDefault="00DD2008" w:rsidP="00DD2008">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7"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">
                    <v:imagedata r:id="rId15" o:title=""/>
                  </v:shape>
                  <w10:anchorlock/>
                </v:group>
              </w:pict>
            </mc:Fallback>
          </mc:AlternateContent>
        </w:r>
      </w:ins>
    </w:p>
    <w:p w14:paraId="3C64D7B7" w14:textId="4A8D9B0F" w:rsidR="008367E2" w:rsidRDefault="008367E2" w:rsidP="002D2F40">
      <w:r>
        <w:t xml:space="preserve">A </w:t>
      </w:r>
      <w:proofErr w:type="spellStart"/>
      <w:r>
        <w:t>pregame</w:t>
      </w:r>
      <w:proofErr w:type="spellEnd"/>
      <w:r>
        <w:t xml:space="preserve"> fázis után kezdődik a fejlesztés</w:t>
      </w:r>
      <w:r w:rsidR="00614420">
        <w:t xml:space="preserve">. Ebben a szakaszban úgy nevezett sprinteket végeznek (ahogy a 2. ábrán látható). Minden sprint tartalmazza a vízesésmodellben már leírt </w:t>
      </w:r>
      <w:r w:rsidR="00614420">
        <w:lastRenderedPageBreak/>
        <w:t>szakaszokat (</w:t>
      </w:r>
      <w:r w:rsidR="00614420" w:rsidRPr="00614420">
        <w:t>Követelmények, Tervezés, Implementáció/Kódolás, Tesztelés,</w:t>
      </w:r>
      <w:r w:rsidR="00614420">
        <w:t xml:space="preserve"> Átadás), egy sprint egy hét és egy hónap közötti hosszúságú lehet. A sprintek során minden napelején van egy tíz-tizenöt perces stand-</w:t>
      </w:r>
      <w:proofErr w:type="spellStart"/>
      <w:r w:rsidR="00614420">
        <w:t>up</w:t>
      </w:r>
      <w:proofErr w:type="spellEnd"/>
      <w:r w:rsidR="00614420">
        <w:t xml:space="preserve"> meeting, amely során mindenki elmondja mit csinált előző nap és mit tervez ma, ezzel elősegítve a csapaton belüli kommunikációt</w:t>
      </w:r>
      <w:r w:rsidR="00896B46">
        <w:t>. A spint része továbbá a sprint elején elvégzett úgy</w:t>
      </w:r>
      <w:r w:rsidR="00200F40">
        <w:t xml:space="preserve"> </w:t>
      </w:r>
      <w:r w:rsidR="00896B46">
        <w:t>nevezett sprint tervezés</w:t>
      </w:r>
      <w:r w:rsidR="00764046">
        <w:t xml:space="preserve">, </w:t>
      </w:r>
      <w:r w:rsidR="00896B46">
        <w:t xml:space="preserve">amely során kiválogatják, hogy mit is fognak csinálni ebben a sprintben, a végén pedig egy </w:t>
      </w:r>
      <w:proofErr w:type="spellStart"/>
      <w:r w:rsidR="00896B46">
        <w:t>review</w:t>
      </w:r>
      <w:proofErr w:type="spellEnd"/>
      <w:r w:rsidR="00896B46">
        <w:t xml:space="preserve"> található</w:t>
      </w:r>
      <w:r w:rsidR="00764046">
        <w:t xml:space="preserve">, </w:t>
      </w:r>
      <w:r w:rsidR="00896B46">
        <w:t>ahol megbeszélik, hogy mi készült el és a tanulságokat ebből a sprintből</w:t>
      </w:r>
      <w:r w:rsidR="00614420">
        <w:t xml:space="preserve"> </w:t>
      </w:r>
      <w:r w:rsidR="00614420" w:rsidRPr="00614420">
        <w:t>(</w:t>
      </w:r>
      <w:proofErr w:type="spellStart"/>
      <w:r w:rsidR="00614420" w:rsidRPr="00614420">
        <w:t>Abrahamsson</w:t>
      </w:r>
      <w:proofErr w:type="spellEnd"/>
      <w:r w:rsidR="00614420" w:rsidRPr="00614420">
        <w:t xml:space="preserve"> </w:t>
      </w:r>
      <w:proofErr w:type="spellStart"/>
      <w:r w:rsidR="00614420" w:rsidRPr="00614420">
        <w:t>et</w:t>
      </w:r>
      <w:proofErr w:type="spellEnd"/>
      <w:r w:rsidR="00614420" w:rsidRPr="00614420">
        <w:t xml:space="preserve">. </w:t>
      </w:r>
      <w:proofErr w:type="spellStart"/>
      <w:r w:rsidR="00614420" w:rsidRPr="00614420">
        <w:t>al</w:t>
      </w:r>
      <w:proofErr w:type="spellEnd"/>
      <w:r w:rsidR="00614420" w:rsidRPr="00614420">
        <w:t>. 2002)</w:t>
      </w:r>
      <w:r w:rsidR="00614420">
        <w:t>.</w:t>
      </w:r>
    </w:p>
    <w:p w14:paraId="00087E10" w14:textId="07606A7E" w:rsidR="00896B46" w:rsidRDefault="00896B46" w:rsidP="002D2F40">
      <w:r>
        <w:t>A postgame fázisban zárul le a projekt, itt készül egy utolsó teljes teszt és a projekt dokumentációja.</w:t>
      </w:r>
      <w:r w:rsidR="00200F40">
        <w:t xml:space="preserve"> I</w:t>
      </w:r>
      <w:r>
        <w:t xml:space="preserve">tt már nem érkezhet új követelmény </w:t>
      </w:r>
      <w:r w:rsidRPr="00896B46">
        <w:t>(</w:t>
      </w:r>
      <w:proofErr w:type="spellStart"/>
      <w:r w:rsidRPr="00896B46">
        <w:t>Abrahamsson</w:t>
      </w:r>
      <w:proofErr w:type="spellEnd"/>
      <w:r w:rsidRPr="00896B46">
        <w:t xml:space="preserve"> </w:t>
      </w:r>
      <w:proofErr w:type="spellStart"/>
      <w:r w:rsidRPr="00896B46">
        <w:t>et</w:t>
      </w:r>
      <w:proofErr w:type="spellEnd"/>
      <w:r w:rsidRPr="00896B46">
        <w:t xml:space="preserve">. </w:t>
      </w:r>
      <w:proofErr w:type="spellStart"/>
      <w:r w:rsidRPr="00896B46">
        <w:t>al</w:t>
      </w:r>
      <w:proofErr w:type="spellEnd"/>
      <w:r w:rsidRPr="00896B46">
        <w:t>. 2002)</w:t>
      </w:r>
      <w:r>
        <w:t>.</w:t>
      </w:r>
    </w:p>
    <w:p w14:paraId="6CFB4270" w14:textId="6D527419" w:rsidR="00896B46" w:rsidRDefault="00896B46" w:rsidP="002D2F40">
      <w:r>
        <w:t xml:space="preserve">A </w:t>
      </w:r>
      <w:proofErr w:type="spellStart"/>
      <w:r>
        <w:t>scrum</w:t>
      </w:r>
      <w:proofErr w:type="spellEnd"/>
      <w:r>
        <w:t xml:space="preserve"> keretrendszer meghatároz szerepeket is, amelyeket, mint már említettem a </w:t>
      </w:r>
      <w:proofErr w:type="spellStart"/>
      <w:r>
        <w:t>pregame</w:t>
      </w:r>
      <w:proofErr w:type="spellEnd"/>
      <w:r>
        <w:t xml:space="preserve"> fázisban osztanak ki. Ezek a szerepek a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és a Team</w:t>
      </w:r>
      <w:r w:rsidR="00200F40">
        <w:t xml:space="preserve"> </w:t>
      </w:r>
      <w:r w:rsidR="00200F40" w:rsidRPr="00C1785A">
        <w:t xml:space="preserve">(Szabó - </w:t>
      </w:r>
      <w:proofErr w:type="spellStart"/>
      <w:r w:rsidR="00200F40" w:rsidRPr="00C1785A">
        <w:t>Ribényi</w:t>
      </w:r>
      <w:proofErr w:type="spellEnd"/>
      <w:r w:rsidR="00200F40" w:rsidRPr="00C1785A">
        <w:t>, 2018)</w:t>
      </w:r>
      <w:r>
        <w:t xml:space="preserve">. A </w:t>
      </w:r>
      <w:proofErr w:type="spellStart"/>
      <w:r>
        <w:t>Scrum</w:t>
      </w:r>
      <w:proofErr w:type="spellEnd"/>
      <w:r>
        <w:t xml:space="preserve"> Master feladata a keretrendszer betartatása</w:t>
      </w:r>
      <w:r w:rsidR="00C1785A">
        <w:t xml:space="preserve">, valamit az akadályok elhárítása a csapat elől. A </w:t>
      </w:r>
      <w:proofErr w:type="spellStart"/>
      <w:r w:rsidR="00C1785A">
        <w:t>Product</w:t>
      </w:r>
      <w:proofErr w:type="spellEnd"/>
      <w:r w:rsidR="00C1785A">
        <w:t xml:space="preserve"> </w:t>
      </w:r>
      <w:proofErr w:type="spellStart"/>
      <w:r w:rsidR="00C1785A">
        <w:t>owner</w:t>
      </w:r>
      <w:proofErr w:type="spellEnd"/>
      <w:r w:rsidR="00C1785A">
        <w:t xml:space="preserve"> feladata a termékfejlesztés sikerének elérése, továbbá az ügyfél igényeinek felmérése (</w:t>
      </w:r>
      <w:proofErr w:type="spellStart"/>
      <w:r w:rsidR="00C1785A">
        <w:t>product</w:t>
      </w:r>
      <w:proofErr w:type="spellEnd"/>
      <w:r w:rsidR="00C1785A">
        <w:t xml:space="preserve"> backlog megírása és frissítése). A harmadik fontos szereplő a Team azaz a fejlesztő csapat, ők felelnek a tényleges fejlesztésért. A csapatszellem optimális kialakulásának érdekében ez a csapat általában öt-kilenc főből áll </w:t>
      </w:r>
      <w:r w:rsidR="00C1785A" w:rsidRPr="00C1785A">
        <w:t xml:space="preserve">(Szabó - </w:t>
      </w:r>
      <w:proofErr w:type="spellStart"/>
      <w:r w:rsidR="00C1785A" w:rsidRPr="00C1785A">
        <w:t>Ribényi</w:t>
      </w:r>
      <w:proofErr w:type="spellEnd"/>
      <w:r w:rsidR="00C1785A" w:rsidRPr="00C1785A">
        <w:t>, 2018)</w:t>
      </w:r>
      <w:r w:rsidR="00C1785A">
        <w:t xml:space="preserve">. </w:t>
      </w:r>
      <w:proofErr w:type="spellStart"/>
      <w:r w:rsidR="00C1785A">
        <w:t>Abrahamsson</w:t>
      </w:r>
      <w:proofErr w:type="spellEnd"/>
      <w:r w:rsidR="00C1785A">
        <w:t xml:space="preserve"> </w:t>
      </w:r>
      <w:proofErr w:type="spellStart"/>
      <w:r w:rsidR="00C1785A">
        <w:t>et</w:t>
      </w:r>
      <w:proofErr w:type="spellEnd"/>
      <w:r w:rsidR="00C1785A">
        <w:t xml:space="preserve">. </w:t>
      </w:r>
      <w:proofErr w:type="spellStart"/>
      <w:r w:rsidR="00C1785A">
        <w:t>al</w:t>
      </w:r>
      <w:proofErr w:type="spellEnd"/>
      <w:r w:rsidR="00C1785A">
        <w:t>. (2002) említ még két fontos szereplőt</w:t>
      </w:r>
      <w:r w:rsidR="00200F40">
        <w:t>,</w:t>
      </w:r>
      <w:r w:rsidR="00C1785A">
        <w:t xml:space="preserve"> a megrendelőt, akinek feladata az új követelmények megfogalmazása, és a vezetőséget, akik meghozzák a végső döntéseket a követelmények között és a szerepek kiosztásában is.</w:t>
      </w:r>
    </w:p>
    <w:p w14:paraId="3506BE84" w14:textId="118EE7A6" w:rsidR="00D66DF4" w:rsidRDefault="00D66DF4" w:rsidP="002D2F40">
      <w:r>
        <w:t xml:space="preserve">A keretrendszer meghatároz különböző dokumentumokat is melyek közül a </w:t>
      </w:r>
      <w:proofErr w:type="spellStart"/>
      <w:r>
        <w:t>produkt</w:t>
      </w:r>
      <w:proofErr w:type="spellEnd"/>
      <w:r>
        <w:t xml:space="preserve"> backlogról már szó </w:t>
      </w:r>
      <w:proofErr w:type="spellStart"/>
      <w:r>
        <w:t>estett</w:t>
      </w:r>
      <w:proofErr w:type="spellEnd"/>
      <w:r>
        <w:t xml:space="preserve">. Szabó és </w:t>
      </w:r>
      <w:proofErr w:type="spellStart"/>
      <w:r>
        <w:t>Ribényi</w:t>
      </w:r>
      <w:proofErr w:type="spellEnd"/>
      <w:r>
        <w:t xml:space="preserve"> (2018) további kettőt említ. A sprint backlog tartalmazza a </w:t>
      </w:r>
      <w:proofErr w:type="spellStart"/>
      <w:r>
        <w:t>produkt</w:t>
      </w:r>
      <w:proofErr w:type="spellEnd"/>
      <w:r>
        <w:t xml:space="preserve"> backlog elemeit, de már az elemek prioritásának megfelelő sorrendben. A harmadik dokumentum pedig a </w:t>
      </w:r>
      <w:proofErr w:type="spellStart"/>
      <w:r>
        <w:t>Burndown</w:t>
      </w:r>
      <w:proofErr w:type="spellEnd"/>
      <w:r>
        <w:t xml:space="preserve"> </w:t>
      </w:r>
      <w:proofErr w:type="spellStart"/>
      <w:proofErr w:type="gramStart"/>
      <w:r>
        <w:t>Chart</w:t>
      </w:r>
      <w:proofErr w:type="spellEnd"/>
      <w:proofErr w:type="gramEnd"/>
      <w:r>
        <w:t xml:space="preserve"> </w:t>
      </w:r>
      <w:r w:rsidR="00C241DA">
        <w:t xml:space="preserve">amivel követni lehet a projekt haladását oly módon, hogy a grafikon </w:t>
      </w:r>
      <w:proofErr w:type="spellStart"/>
      <w:r w:rsidR="00C241DA">
        <w:t>függoleges</w:t>
      </w:r>
      <w:proofErr w:type="spellEnd"/>
      <w:r w:rsidR="00C241DA">
        <w:t xml:space="preserve"> tengelye a még elvégzendő feladatok számát mutatja a vízszintes pedig az eltelt időt.</w:t>
      </w:r>
    </w:p>
    <w:p w14:paraId="67E3D1ED" w14:textId="0F3CD700" w:rsidR="00ED1FA6" w:rsidRDefault="00C241DA" w:rsidP="00F17308">
      <w:r>
        <w:t xml:space="preserve">Mint már említettem a </w:t>
      </w:r>
      <w:proofErr w:type="spellStart"/>
      <w:r>
        <w:t>scrum</w:t>
      </w:r>
      <w:proofErr w:type="spellEnd"/>
      <w:r>
        <w:t xml:space="preserve"> az egyik leghasználtabb agilis fejlesztési módszertan a Dima és Maassen (2018) és a Szabó és </w:t>
      </w:r>
      <w:proofErr w:type="spellStart"/>
      <w:r>
        <w:t>Ribenyi</w:t>
      </w:r>
      <w:proofErr w:type="spellEnd"/>
      <w:r>
        <w:t xml:space="preserve"> (2018) által végzett kutatásokon, ez jól mutatja a hatékonyságát, azonban a </w:t>
      </w:r>
      <w:proofErr w:type="spellStart"/>
      <w:r>
        <w:t>scrumnak</w:t>
      </w:r>
      <w:proofErr w:type="spellEnd"/>
      <w:r>
        <w:t xml:space="preserve"> is megvannak a hátrányai. Ezt a metódust csak kis csoportokra lehet alkalmazni (maximum tíz fő) </w:t>
      </w:r>
      <w:r w:rsidRPr="00C241DA">
        <w:t>(</w:t>
      </w:r>
      <w:proofErr w:type="spellStart"/>
      <w:r w:rsidRPr="00C241DA">
        <w:t>Abrahamsson</w:t>
      </w:r>
      <w:proofErr w:type="spellEnd"/>
      <w:r w:rsidRPr="00C241DA">
        <w:t xml:space="preserve"> </w:t>
      </w:r>
      <w:proofErr w:type="spellStart"/>
      <w:r w:rsidRPr="00C241DA">
        <w:t>et</w:t>
      </w:r>
      <w:proofErr w:type="spellEnd"/>
      <w:r w:rsidRPr="00C241DA">
        <w:t xml:space="preserve">. </w:t>
      </w:r>
      <w:proofErr w:type="spellStart"/>
      <w:r w:rsidRPr="00C241DA">
        <w:t>al</w:t>
      </w:r>
      <w:proofErr w:type="spellEnd"/>
      <w:r w:rsidRPr="00C241DA">
        <w:t>. 2002)</w:t>
      </w:r>
      <w:r>
        <w:t>, mert nagyobb csoportoknál már nem jól alkalmazható a napi stand-</w:t>
      </w:r>
      <w:proofErr w:type="spellStart"/>
      <w:r>
        <w:t>up</w:t>
      </w:r>
      <w:proofErr w:type="spellEnd"/>
      <w:r>
        <w:t xml:space="preserve"> meeting valamit az általános csapat kommunikáció sem tud </w:t>
      </w:r>
      <w:commentRangeStart w:id="309"/>
      <w:commentRangeStart w:id="310"/>
      <w:commentRangeStart w:id="311"/>
      <w:r>
        <w:t>kialakulni</w:t>
      </w:r>
      <w:commentRangeEnd w:id="309"/>
      <w:r w:rsidR="00FC3425">
        <w:rPr>
          <w:rStyle w:val="CommentReference"/>
        </w:rPr>
        <w:commentReference w:id="309"/>
      </w:r>
      <w:commentRangeEnd w:id="310"/>
      <w:r w:rsidR="008A3D32">
        <w:rPr>
          <w:rStyle w:val="CommentReference"/>
        </w:rPr>
        <w:commentReference w:id="310"/>
      </w:r>
      <w:commentRangeEnd w:id="311"/>
      <w:r w:rsidR="009400FE">
        <w:rPr>
          <w:rStyle w:val="CommentReference"/>
        </w:rPr>
        <w:commentReference w:id="311"/>
      </w:r>
      <w:r>
        <w:t>.</w:t>
      </w:r>
    </w:p>
    <w:p w14:paraId="75B44918" w14:textId="11C99053" w:rsidR="004D605E" w:rsidRDefault="00A55597" w:rsidP="00E64499">
      <w:pPr>
        <w:pStyle w:val="Heading1"/>
      </w:pPr>
      <w:bookmarkStart w:id="312" w:name="_Toc101466588"/>
      <w:r>
        <w:lastRenderedPageBreak/>
        <w:t xml:space="preserve">Word </w:t>
      </w:r>
      <w:proofErr w:type="spellStart"/>
      <w:r>
        <w:t>plugin</w:t>
      </w:r>
      <w:proofErr w:type="spellEnd"/>
      <w:r>
        <w:t xml:space="preserve"> fejlesztés</w:t>
      </w:r>
      <w:bookmarkEnd w:id="312"/>
    </w:p>
    <w:p w14:paraId="0FCF126B" w14:textId="274D238E" w:rsidR="00A073BF" w:rsidRDefault="00A073BF" w:rsidP="00A073BF">
      <w:r>
        <w:t>Ebben a fejezetben bemutatom az automatizálás projekt közben használt vagy használható keretrendszereket. Szó lesz röviden a történetükről, működésükről, és a projekt szempontjából előnyeikről és hátrányaikról.</w:t>
      </w:r>
      <w:ins w:id="313" w:author="Mátrai Tibor" w:date="2022-04-19T22:11:00Z">
        <w:r w:rsidR="006D339B">
          <w:t xml:space="preserve"> </w:t>
        </w:r>
      </w:ins>
      <w:ins w:id="314" w:author="Mátrai Tibor" w:date="2022-04-19T22:12:00Z">
        <w:r w:rsidR="006D339B">
          <w:t>Elsőként a moodle rendszerről lesz szó, a</w:t>
        </w:r>
      </w:ins>
      <w:ins w:id="315" w:author="Mátrai Tibor" w:date="2022-04-19T22:13:00Z">
        <w:r w:rsidR="006D339B">
          <w:t xml:space="preserve">minek a segítségével lehetett volna megoldani a számonkérés felelet választós </w:t>
        </w:r>
      </w:ins>
      <w:ins w:id="316" w:author="Mátrai Tibor" w:date="2022-04-19T22:14:00Z">
        <w:r w:rsidR="006D339B">
          <w:t xml:space="preserve">szerkezetű lebonyolítását. Ez után szó lesz a Microsoft Office </w:t>
        </w:r>
      </w:ins>
      <w:ins w:id="317" w:author="Mátrai Tibor" w:date="2022-04-19T22:17:00Z">
        <w:r w:rsidR="00A82010">
          <w:t>makrókról,</w:t>
        </w:r>
      </w:ins>
      <w:ins w:id="318" w:author="Mátrai Tibor" w:date="2022-04-19T22:14:00Z">
        <w:r w:rsidR="006D339B">
          <w:t xml:space="preserve"> amikkel m</w:t>
        </w:r>
      </w:ins>
      <w:ins w:id="319" w:author="Mátrai Tibor" w:date="2022-04-19T22:15:00Z">
        <w:r w:rsidR="006D339B">
          <w:t xml:space="preserve">ár a jelenlegi </w:t>
        </w:r>
        <w:proofErr w:type="spellStart"/>
        <w:r w:rsidR="006D339B">
          <w:t>szerekzetű</w:t>
        </w:r>
        <w:proofErr w:type="spellEnd"/>
        <w:r w:rsidR="006D339B">
          <w:t xml:space="preserve"> dolgozat </w:t>
        </w:r>
        <w:r w:rsidR="00A82010">
          <w:t xml:space="preserve">automatizálását lehetne megoldani, majd bemutatásra kerül a </w:t>
        </w:r>
      </w:ins>
      <w:ins w:id="320" w:author="Mátrai Tibor" w:date="2022-04-19T22:16:00Z">
        <w:r w:rsidR="00A82010">
          <w:t xml:space="preserve">Microsoft által kínált Office </w:t>
        </w:r>
        <w:proofErr w:type="spellStart"/>
        <w:r w:rsidR="00A82010">
          <w:t>plugin</w:t>
        </w:r>
        <w:proofErr w:type="spellEnd"/>
        <w:r w:rsidR="00A82010">
          <w:t xml:space="preserve"> típusok.</w:t>
        </w:r>
      </w:ins>
    </w:p>
    <w:p w14:paraId="50A7CC2B" w14:textId="6F837933" w:rsidR="009863C4" w:rsidDel="006D339B" w:rsidRDefault="009863C4" w:rsidP="008E180A">
      <w:pPr>
        <w:pStyle w:val="Heading2"/>
        <w:numPr>
          <w:ilvl w:val="1"/>
          <w:numId w:val="8"/>
        </w:numPr>
        <w:rPr>
          <w:del w:id="321" w:author="Mátrai Tibor" w:date="2022-04-19T22:14:00Z"/>
        </w:rPr>
      </w:pPr>
      <w:commentRangeStart w:id="322"/>
      <w:del w:id="323" w:author="Mátrai Tibor" w:date="2022-04-19T22:14:00Z">
        <w:r w:rsidDel="006D339B">
          <w:delText>Moodle</w:delText>
        </w:r>
        <w:commentRangeEnd w:id="322"/>
        <w:r w:rsidR="00041C86" w:rsidDel="006D339B">
          <w:rPr>
            <w:rStyle w:val="CommentReference"/>
            <w:rFonts w:eastAsiaTheme="minorHAnsi" w:cstheme="minorBidi"/>
            <w:b w:val="0"/>
          </w:rPr>
          <w:commentReference w:id="322"/>
        </w:r>
      </w:del>
    </w:p>
    <w:p w14:paraId="49E2DE95" w14:textId="3D64F9DF" w:rsidR="00CD1FA9" w:rsidRDefault="00A15016" w:rsidP="00CD1FA9">
      <w:r>
        <w:t xml:space="preserve">A </w:t>
      </w:r>
      <w:r w:rsidRPr="006D339B">
        <w:rPr>
          <w:b/>
          <w:bCs/>
          <w:rPrChange w:id="324" w:author="Mátrai Tibor" w:date="2022-04-19T22:14:00Z">
            <w:rPr/>
          </w:rPrChange>
        </w:rPr>
        <w:t>Moodle</w:t>
      </w:r>
      <w:r>
        <w:t xml:space="preserve"> egy ingyenes </w:t>
      </w:r>
      <w:proofErr w:type="spellStart"/>
      <w:r>
        <w:t>Opensource</w:t>
      </w:r>
      <w:proofErr w:type="spellEnd"/>
      <w:r>
        <w:t xml:space="preserve"> e-</w:t>
      </w:r>
      <w:proofErr w:type="spellStart"/>
      <w:r>
        <w:t>learning</w:t>
      </w:r>
      <w:proofErr w:type="spellEnd"/>
      <w:r>
        <w:t xml:space="preserve"> </w:t>
      </w:r>
      <w:r w:rsidR="00B80D2A">
        <w:t>rendszer,</w:t>
      </w:r>
      <w:r>
        <w:t xml:space="preserve"> amely 2003-ban jelent meg először, legutóbbi verziója pedig 2022 januárjában </w:t>
      </w:r>
      <w:r w:rsidR="00B80D2A">
        <w:t>3.11.5</w:t>
      </w:r>
      <w:r>
        <w:t xml:space="preserve"> verzió számmal </w:t>
      </w:r>
      <w:r w:rsidR="00B80D2A">
        <w:t>(Moodle, 2021)</w:t>
      </w:r>
      <w:r>
        <w:t>.</w:t>
      </w:r>
      <w:r w:rsidR="00B80D2A">
        <w:t xml:space="preserve"> Moodle az egyik legnépszerűbb e-</w:t>
      </w:r>
      <w:proofErr w:type="spellStart"/>
      <w:r w:rsidR="00B80D2A">
        <w:t>learning</w:t>
      </w:r>
      <w:proofErr w:type="spellEnd"/>
      <w:r w:rsidR="00B80D2A">
        <w:t xml:space="preserve"> rendszer, világszerte több mint 200 millió felhasználóval</w:t>
      </w:r>
      <w:r w:rsidR="00525FA8">
        <w:t xml:space="preserve"> (Murillo, 2021)</w:t>
      </w:r>
      <w:r w:rsidR="00B80D2A">
        <w:t xml:space="preserve">. </w:t>
      </w:r>
    </w:p>
    <w:p w14:paraId="4848FA82" w14:textId="3C6935B3" w:rsidR="00B80D2A" w:rsidDel="00A82010" w:rsidRDefault="00B80D2A" w:rsidP="00CD1FA9">
      <w:pPr>
        <w:rPr>
          <w:del w:id="325" w:author="Mátrai Tibor" w:date="2022-04-19T22:17:00Z"/>
        </w:rPr>
      </w:pPr>
      <w:r>
        <w:t>A moodle főbb funkciói között megtalálható a tanórai kurzusok létrehozása és kezelése, tananyag megosztás,</w:t>
      </w:r>
      <w:r w:rsidR="00C368DD">
        <w:t xml:space="preserve"> feladat</w:t>
      </w:r>
      <w:r>
        <w:t xml:space="preserve"> </w:t>
      </w:r>
      <w:r w:rsidR="00C368DD">
        <w:t>leadási felületek, teszek, vizsgák és még sok minden más. Tesztek automatikus javítása is megoldott valamit a pontszámok és érdemjegyek közzététele és tárolása is.</w:t>
      </w:r>
      <w:r w:rsidR="008D43D2">
        <w:t xml:space="preserve"> A </w:t>
      </w:r>
      <w:proofErr w:type="spellStart"/>
      <w:r w:rsidR="008D43D2">
        <w:t>Moddle-nek</w:t>
      </w:r>
      <w:proofErr w:type="spellEnd"/>
      <w:r w:rsidR="008D43D2">
        <w:t xml:space="preserve"> rengetek előnye van a diákok számára, csak párat említenék. A tananyagok egy helyen megtalálhatók, le egyszerűsítve a tananyag megtalálását. </w:t>
      </w:r>
      <w:r w:rsidR="00F9650D">
        <w:t>A moodle felületen írt teszteknél az eredmény azonnali viszont látása segítségével megszűnik az aggódás az eredmény miatt, mivel azonnali a visszajelzés. A tanárok számára előnyt jelent az, hogy egyhelyen tudják elérni az összes hallgatót, aki a csoportjukba tartozik. Ezek csak a legfontosabb pozitívumai voltak a moodle rendszernek</w:t>
      </w:r>
      <w:r w:rsidR="004726E9">
        <w:t>, ezeken kívül még rengeteg előnnyel jár a moodle e-</w:t>
      </w:r>
      <w:proofErr w:type="spellStart"/>
      <w:r w:rsidR="004726E9">
        <w:t>learning</w:t>
      </w:r>
      <w:proofErr w:type="spellEnd"/>
      <w:r w:rsidR="004726E9">
        <w:t xml:space="preserve"> rendszer.</w:t>
      </w:r>
      <w:ins w:id="326" w:author="Mátrai Tibor" w:date="2022-04-19T22:17:00Z">
        <w:r w:rsidR="00A82010">
          <w:t xml:space="preserve"> </w:t>
        </w:r>
      </w:ins>
    </w:p>
    <w:p w14:paraId="1FE3193C" w14:textId="4551B79D" w:rsidR="004726E9" w:rsidRPr="00CD1FA9" w:rsidRDefault="004726E9">
      <w:r>
        <w:t>A moodle azonban nem tud mindent, az általam vizsgált számonkérésben például nem alkalmazható, ugyanis ennek a számonkérésnek a teszté alakításával elveszítené a gyakorlati részét. Emiatt a projektem során nem fogom a Moodle rendszer használni.</w:t>
      </w:r>
    </w:p>
    <w:p w14:paraId="6F1AB118" w14:textId="3FF03967" w:rsidR="009863C4" w:rsidDel="00A82010" w:rsidRDefault="009863C4" w:rsidP="008E180A">
      <w:pPr>
        <w:pStyle w:val="Heading2"/>
        <w:rPr>
          <w:del w:id="327" w:author="Mátrai Tibor" w:date="2022-04-19T22:16:00Z"/>
        </w:rPr>
      </w:pPr>
      <w:del w:id="328" w:author="Mátrai Tibor" w:date="2022-04-19T22:16:00Z">
        <w:r w:rsidDel="00A82010">
          <w:delText>Office makró</w:delText>
        </w:r>
      </w:del>
    </w:p>
    <w:p w14:paraId="61707A71" w14:textId="41031D13" w:rsidR="009863C4" w:rsidRDefault="009863C4" w:rsidP="009863C4">
      <w:r>
        <w:t xml:space="preserve">A Microsoft Office </w:t>
      </w:r>
      <w:r w:rsidR="0063206B">
        <w:t xml:space="preserve">termékein belül az első lehetőséget az automatizálásra a </w:t>
      </w:r>
      <w:r w:rsidR="0063206B" w:rsidRPr="00A82010">
        <w:rPr>
          <w:b/>
          <w:bCs/>
          <w:rPrChange w:id="329" w:author="Mátrai Tibor" w:date="2022-04-19T22:16:00Z">
            <w:rPr/>
          </w:rPrChange>
        </w:rPr>
        <w:t>makró</w:t>
      </w:r>
      <w:r w:rsidR="0063206B">
        <w:t xml:space="preserve">k jelentették. Segítségükkel automatizálni lehetett az ismétlődő kattintásokat. A makrók Visual Basic </w:t>
      </w:r>
      <w:proofErr w:type="spellStart"/>
      <w:r w:rsidR="0063206B">
        <w:t>for</w:t>
      </w:r>
      <w:proofErr w:type="spellEnd"/>
      <w:r w:rsidR="0063206B">
        <w:t xml:space="preserve"> </w:t>
      </w:r>
      <w:proofErr w:type="spellStart"/>
      <w:r w:rsidR="0063206B">
        <w:t>Applications</w:t>
      </w:r>
      <w:proofErr w:type="spellEnd"/>
      <w:r w:rsidR="0063206B">
        <w:t xml:space="preserve"> (röviden VBA) nyelven </w:t>
      </w:r>
      <w:r w:rsidR="00CD1FA9">
        <w:t xml:space="preserve">íródnak, </w:t>
      </w:r>
      <w:r w:rsidR="00E60B49">
        <w:t>ami egy esemény-vezérelt programozási nyelv</w:t>
      </w:r>
      <w:r w:rsidR="000157EB">
        <w:t xml:space="preserve"> (</w:t>
      </w:r>
      <w:proofErr w:type="spellStart"/>
      <w:r w:rsidR="000157EB">
        <w:t>Chi</w:t>
      </w:r>
      <w:proofErr w:type="spellEnd"/>
      <w:r w:rsidR="000157EB">
        <w:t>, 2000)</w:t>
      </w:r>
      <w:r w:rsidR="00E60B49">
        <w:t>. Az első verziók 1993-ban jelentek, a legutóbbi verzió pedig az Office 201</w:t>
      </w:r>
      <w:r w:rsidR="009F2707">
        <w:t>9</w:t>
      </w:r>
      <w:r w:rsidR="00E60B49">
        <w:t xml:space="preserve">-ben jelent meg </w:t>
      </w:r>
      <w:r w:rsidR="009F2707">
        <w:t>(Microsoft 2021).</w:t>
      </w:r>
    </w:p>
    <w:p w14:paraId="4A26FE5B" w14:textId="7DD701B3" w:rsidR="000157EB" w:rsidDel="00A82010" w:rsidRDefault="009F2707" w:rsidP="009863C4">
      <w:pPr>
        <w:rPr>
          <w:del w:id="330" w:author="Mátrai Tibor" w:date="2022-04-19T22:17:00Z"/>
        </w:rPr>
      </w:pPr>
      <w:r>
        <w:t xml:space="preserve">A VBA applikációknak fő tulajdonsága, hogy a fájlhoz kötődnek, ez előnyt és hátrányt is hordoz magával. </w:t>
      </w:r>
      <w:r w:rsidR="00CE0742">
        <w:t xml:space="preserve">Előnye a könnyű megosztás és folyamatos használhatóság, de ebből a könnyű megosztási lehetőségből fakad legnagyobb hátránya is. A makrók híresek a számitógépes vírusokról. 1999-ben az első nagy makró vírus majdnem fél milliáros kárt okozott </w:t>
      </w:r>
      <w:r w:rsidR="00CE0742">
        <w:lastRenderedPageBreak/>
        <w:t xml:space="preserve">az Észak-Amerikai piacon, a 2014-ben elterjedt </w:t>
      </w:r>
      <w:proofErr w:type="spellStart"/>
      <w:r w:rsidR="00CE0742">
        <w:t>Emote</w:t>
      </w:r>
      <w:proofErr w:type="spellEnd"/>
      <w:r w:rsidR="00CE0742">
        <w:t xml:space="preserve"> nevű vírust pedig csak 7 év után tudták kiirtani a</w:t>
      </w:r>
      <w:r w:rsidR="00CD1FA9">
        <w:t xml:space="preserve">z internetről </w:t>
      </w:r>
      <w:r w:rsidR="00E20EB9">
        <w:t>(</w:t>
      </w:r>
      <w:proofErr w:type="spellStart"/>
      <w:r w:rsidR="00E20EB9">
        <w:t>Gutfleish</w:t>
      </w:r>
      <w:proofErr w:type="spellEnd"/>
      <w:r w:rsidR="00E20EB9">
        <w:t xml:space="preserve"> </w:t>
      </w:r>
      <w:proofErr w:type="spellStart"/>
      <w:r w:rsidR="00E20EB9">
        <w:t>et</w:t>
      </w:r>
      <w:proofErr w:type="spellEnd"/>
      <w:r w:rsidR="00E20EB9">
        <w:t xml:space="preserve">. </w:t>
      </w:r>
      <w:proofErr w:type="spellStart"/>
      <w:r w:rsidR="00E20EB9">
        <w:t>al</w:t>
      </w:r>
      <w:proofErr w:type="spellEnd"/>
      <w:r w:rsidR="00E20EB9">
        <w:t>., 2021).</w:t>
      </w:r>
      <w:ins w:id="331" w:author="Mátrai Tibor" w:date="2022-04-19T22:17:00Z">
        <w:r w:rsidR="00A82010">
          <w:t xml:space="preserve"> </w:t>
        </w:r>
      </w:ins>
    </w:p>
    <w:p w14:paraId="15CCCFB9" w14:textId="541F0726" w:rsidR="00E20EB9" w:rsidRPr="009863C4" w:rsidRDefault="00C11EE9" w:rsidP="00A82010">
      <w:r>
        <w:t>A makrókkal járó veszélyek, és a fájlhoz kötöttségük miatt nem alkalmasak az általam kitűzött projekt megvalósítására.</w:t>
      </w:r>
    </w:p>
    <w:p w14:paraId="59BF178C" w14:textId="6B0CFFD4" w:rsidR="004D605E" w:rsidRDefault="00C96663" w:rsidP="008E180A">
      <w:pPr>
        <w:pStyle w:val="Heading2"/>
      </w:pPr>
      <w:bookmarkStart w:id="332" w:name="_Toc101466589"/>
      <w:r>
        <w:t xml:space="preserve">Office </w:t>
      </w:r>
      <w:r w:rsidR="004D605E">
        <w:t>Add-In</w:t>
      </w:r>
      <w:bookmarkEnd w:id="332"/>
    </w:p>
    <w:p w14:paraId="45156C39" w14:textId="2E3E6100" w:rsidR="00C96663" w:rsidRDefault="00C96663" w:rsidP="004D605E">
      <w:r>
        <w:t>Az Office Add-</w:t>
      </w:r>
      <w:proofErr w:type="spellStart"/>
      <w:r>
        <w:t>Inok</w:t>
      </w:r>
      <w:proofErr w:type="spellEnd"/>
      <w:r>
        <w:t xml:space="preserve"> a </w:t>
      </w:r>
      <w:r w:rsidR="00ED1FA6">
        <w:t>M</w:t>
      </w:r>
      <w:r>
        <w:t>icrosoft cég által kínált megoldások olyan funkciók készítésére, amik alapból nem elérhető a Microsoft Office termékekben. A következőben két</w:t>
      </w:r>
      <w:r w:rsidR="00ED1FA6">
        <w:t xml:space="preserve"> típusú Add-Int fogok bemutatni a VSTO-t és az újabb Office Web Add-Int.</w:t>
      </w:r>
      <w:r w:rsidR="00A073BF">
        <w:t xml:space="preserve"> A projekt során ezek a rendszerek fogják képezni az alapját a kész terméknek, és </w:t>
      </w:r>
      <w:r w:rsidR="002C16A2">
        <w:t xml:space="preserve">segítségükkel ágyazom be az applikációt a Microsoft Word programba. </w:t>
      </w:r>
    </w:p>
    <w:p w14:paraId="3EBAAA26" w14:textId="56DDAE06" w:rsidR="00C96663" w:rsidRDefault="00C96663" w:rsidP="008E180A">
      <w:pPr>
        <w:pStyle w:val="Heading3"/>
      </w:pPr>
      <w:r>
        <w:t xml:space="preserve">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w:t>
      </w:r>
    </w:p>
    <w:p w14:paraId="4DC78E0F" w14:textId="656DD507" w:rsidR="00C96663" w:rsidRDefault="006544B1" w:rsidP="00C96663">
      <w:r>
        <w:t xml:space="preserve">Az első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a 2003-as Microsoft Office verzióval együtt jelent meg, ez volt az el</w:t>
      </w:r>
      <w:r w:rsidR="002C16A2">
        <w:t>s</w:t>
      </w:r>
      <w:r>
        <w:t>ő lehetőség arra, az Office applikáción kívül módosítani lehessen az Office fájlokat. Ez el</w:t>
      </w:r>
      <w:r w:rsidR="00BA7903">
        <w:t>ő</w:t>
      </w:r>
      <w:r>
        <w:t>tt is volt lehetőség a fájlok módosítására kódolás segítségével, de akkor még csak makrók rögzítésére és írására volt lehetőség VBA segítségével, és ezeket nem lehetett általánosan használni, minden egyes új dokumentumnál az aktuális dokumentumra kellett őket</w:t>
      </w:r>
      <w:r w:rsidR="002C16A2">
        <w:t xml:space="preserve"> testre</w:t>
      </w:r>
      <w:r>
        <w:t xml:space="preserve"> szabni</w:t>
      </w:r>
      <w:r w:rsidR="00E02305">
        <w:t>,</w:t>
      </w:r>
      <w:r>
        <w:t xml:space="preserve"> ami sok munkaidőt igényelt alapból is</w:t>
      </w:r>
      <w:r w:rsidR="002C16A2">
        <w:t>,</w:t>
      </w:r>
      <w:r>
        <w:t xml:space="preserve"> nem beszélve a hibák </w:t>
      </w:r>
      <w:r w:rsidR="00E02305">
        <w:t>elhárításáról,</w:t>
      </w:r>
      <w:r>
        <w:t xml:space="preserve"> amik fellépett minden egyes módosításkor.</w:t>
      </w:r>
      <w:r w:rsidR="00E02305">
        <w:t xml:space="preserve"> A VBA modell továbbá a védelem hiánya miatt a makró vírusok elterjedéséhez vezetett</w:t>
      </w:r>
      <w:r w:rsidR="00BC4D00">
        <w:t xml:space="preserve"> </w:t>
      </w:r>
      <w:r w:rsidR="00BC4D00" w:rsidRPr="00BC4D00">
        <w:t>(</w:t>
      </w:r>
      <w:proofErr w:type="spellStart"/>
      <w:r w:rsidR="00BC4D00" w:rsidRPr="00BC4D00">
        <w:t>Pirjan</w:t>
      </w:r>
      <w:proofErr w:type="spellEnd"/>
      <w:r w:rsidR="00BC4D00" w:rsidRPr="00BC4D00">
        <w:t>, 2015)</w:t>
      </w:r>
      <w:r w:rsidR="00BC4D00">
        <w:t>.</w:t>
      </w:r>
    </w:p>
    <w:p w14:paraId="41713298" w14:textId="25867BB5" w:rsidR="0060088D" w:rsidRDefault="00BC4D00" w:rsidP="00C96663">
      <w:r>
        <w:t xml:space="preserve">A 2003-as verzió azzal, hogy Visual </w:t>
      </w:r>
      <w:proofErr w:type="spellStart"/>
      <w:r>
        <w:t>Studioban</w:t>
      </w:r>
      <w:proofErr w:type="spellEnd"/>
      <w:r>
        <w:t xml:space="preserve"> lehetett használni, lehetővé tette a .NET keretrendszer használatát. Ezzel az újítással az applikációk a .NET assembly segítségével kapcsolódtak a Microsoft Office alkalmazásokhoz</w:t>
      </w:r>
      <w:r w:rsidR="009A21BF">
        <w:t>,</w:t>
      </w:r>
      <w:r>
        <w:t xml:space="preserve"> amely védelmet jelentett az előbb említett vírusok ellen.</w:t>
      </w:r>
      <w:r w:rsidR="009A21BF">
        <w:t xml:space="preserve"> Továbbá a Visual </w:t>
      </w:r>
      <w:proofErr w:type="spellStart"/>
      <w:r w:rsidR="009A21BF">
        <w:t>Studio</w:t>
      </w:r>
      <w:proofErr w:type="spellEnd"/>
      <w:r w:rsidR="009A21BF">
        <w:t xml:space="preserve"> és a .NET környezet lehetővé tette a C# kódolási nyelv használatát </w:t>
      </w:r>
      <w:r w:rsidR="009A21BF" w:rsidRPr="009A21BF">
        <w:t>(</w:t>
      </w:r>
      <w:proofErr w:type="spellStart"/>
      <w:r w:rsidR="009A21BF" w:rsidRPr="009A21BF">
        <w:t>Pirjan</w:t>
      </w:r>
      <w:proofErr w:type="spellEnd"/>
      <w:r w:rsidR="009A21BF" w:rsidRPr="009A21BF">
        <w:t>, 2015)</w:t>
      </w:r>
      <w:r w:rsidR="009A21BF">
        <w:t xml:space="preserve">. Ez a verzió csak a Microsoft Office 2003 Word és Excel alkalmazásokat támogatta és azokban is csak dokumentum szintű változtatásokat tett lehetővé </w:t>
      </w:r>
      <w:r w:rsidR="009A21BF" w:rsidRPr="009A21BF">
        <w:t>(</w:t>
      </w:r>
      <w:proofErr w:type="spellStart"/>
      <w:r w:rsidR="009A21BF" w:rsidRPr="009A21BF">
        <w:t>Sempf</w:t>
      </w:r>
      <w:proofErr w:type="spellEnd"/>
      <w:r w:rsidR="009A21BF" w:rsidRPr="009A21BF">
        <w:t xml:space="preserve"> - </w:t>
      </w:r>
      <w:proofErr w:type="spellStart"/>
      <w:r w:rsidR="009A21BF" w:rsidRPr="009A21BF">
        <w:t>Jausovec</w:t>
      </w:r>
      <w:proofErr w:type="spellEnd"/>
      <w:r w:rsidR="009A21BF" w:rsidRPr="009A21BF">
        <w:t>, 2010)</w:t>
      </w:r>
      <w:r w:rsidR="009A21BF">
        <w:t xml:space="preserve">. </w:t>
      </w:r>
    </w:p>
    <w:p w14:paraId="3B9F286B" w14:textId="3C8A7A43" w:rsidR="009A21BF" w:rsidRDefault="009A21BF" w:rsidP="00B069A4">
      <w:r>
        <w:t xml:space="preserve">2005-ben jelent meg a következő verzió VSTO 2005 SE néven. Ez a verzió már alap része volt a Visual </w:t>
      </w:r>
      <w:proofErr w:type="spellStart"/>
      <w:r>
        <w:t>Studio</w:t>
      </w:r>
      <w:proofErr w:type="spellEnd"/>
      <w:r>
        <w:t xml:space="preserve"> 2005 </w:t>
      </w:r>
      <w:proofErr w:type="spellStart"/>
      <w:r>
        <w:t>professional</w:t>
      </w:r>
      <w:proofErr w:type="spellEnd"/>
      <w:r>
        <w:t xml:space="preserve"> és magasabb verzióinak. Megjelent a többi 2003-as Office applikációk támogatása (Word, Excel, </w:t>
      </w:r>
      <w:proofErr w:type="spellStart"/>
      <w:r>
        <w:t>Power</w:t>
      </w:r>
      <w:proofErr w:type="spellEnd"/>
      <w:r>
        <w:t xml:space="preserve"> </w:t>
      </w:r>
      <w:proofErr w:type="spellStart"/>
      <w:r>
        <w:t>Point</w:t>
      </w:r>
      <w:proofErr w:type="spellEnd"/>
      <w:r>
        <w:t xml:space="preserve">, Visio, </w:t>
      </w:r>
      <w:proofErr w:type="spellStart"/>
      <w:r>
        <w:t>Info-path</w:t>
      </w:r>
      <w:proofErr w:type="spellEnd"/>
      <w:r>
        <w:t xml:space="preserve">, Outlook) és magasabb támogatást nyújtott a </w:t>
      </w:r>
      <w:r w:rsidR="002C16A2">
        <w:t>W</w:t>
      </w:r>
      <w:r>
        <w:t xml:space="preserve">indows </w:t>
      </w:r>
      <w:proofErr w:type="spellStart"/>
      <w:r>
        <w:t>Form</w:t>
      </w:r>
      <w:proofErr w:type="spellEnd"/>
      <w:r>
        <w:t xml:space="preserve"> </w:t>
      </w:r>
      <w:proofErr w:type="spellStart"/>
      <w:r>
        <w:t>controlok</w:t>
      </w:r>
      <w:proofErr w:type="spellEnd"/>
      <w:r>
        <w:t xml:space="preserve"> és a szerveroldali programozásnak.</w:t>
      </w:r>
      <w:r w:rsidR="00B069A4">
        <w:t xml:space="preserve"> elkezdődött a 2007-es Office támogatás ez főleg csak a következő verzióban lett rendesen támogatva </w:t>
      </w:r>
      <w:r w:rsidR="00B069A4" w:rsidRPr="00B069A4">
        <w:t>(</w:t>
      </w:r>
      <w:proofErr w:type="spellStart"/>
      <w:r w:rsidR="00B069A4" w:rsidRPr="00B069A4">
        <w:t>Sempf</w:t>
      </w:r>
      <w:proofErr w:type="spellEnd"/>
      <w:r w:rsidR="00B069A4" w:rsidRPr="00B069A4">
        <w:t xml:space="preserve"> - </w:t>
      </w:r>
      <w:proofErr w:type="spellStart"/>
      <w:r w:rsidR="00B069A4" w:rsidRPr="00B069A4">
        <w:t>Jausovec</w:t>
      </w:r>
      <w:proofErr w:type="spellEnd"/>
      <w:r w:rsidR="00B069A4" w:rsidRPr="00B069A4">
        <w:t>, 2010)</w:t>
      </w:r>
      <w:r w:rsidR="00B069A4">
        <w:t>.</w:t>
      </w:r>
    </w:p>
    <w:p w14:paraId="01D72BB1" w14:textId="7494F509" w:rsidR="00B069A4" w:rsidRDefault="00B069A4" w:rsidP="00B069A4">
      <w:r>
        <w:lastRenderedPageBreak/>
        <w:t xml:space="preserve">A Visual </w:t>
      </w:r>
      <w:proofErr w:type="spellStart"/>
      <w:r>
        <w:t>Studio</w:t>
      </w:r>
      <w:proofErr w:type="spellEnd"/>
      <w:r>
        <w:t xml:space="preserve"> 2008-as </w:t>
      </w:r>
      <w:proofErr w:type="spellStart"/>
      <w:r>
        <w:t>professional</w:t>
      </w:r>
      <w:proofErr w:type="spellEnd"/>
      <w:r>
        <w:t xml:space="preserve"> verziójával jelent meg a harmadik verzió</w:t>
      </w:r>
      <w:r w:rsidR="00904AD7">
        <w:t>.</w:t>
      </w:r>
      <w:r>
        <w:t xml:space="preserve"> </w:t>
      </w:r>
      <w:r w:rsidR="00904AD7">
        <w:t xml:space="preserve">Ez a kiadás </w:t>
      </w:r>
      <w:r>
        <w:t>lehetővé tette a COM (</w:t>
      </w:r>
      <w:proofErr w:type="spellStart"/>
      <w:r w:rsidRPr="00B069A4">
        <w:t>Component</w:t>
      </w:r>
      <w:proofErr w:type="spellEnd"/>
      <w:r w:rsidRPr="00B069A4">
        <w:t xml:space="preserve"> </w:t>
      </w:r>
      <w:proofErr w:type="spellStart"/>
      <w:r w:rsidRPr="00B069A4">
        <w:t>Object</w:t>
      </w:r>
      <w:proofErr w:type="spellEnd"/>
      <w:r w:rsidRPr="00B069A4">
        <w:t xml:space="preserve"> </w:t>
      </w:r>
      <w:proofErr w:type="spellStart"/>
      <w:r w:rsidRPr="00B069A4">
        <w:t>Model</w:t>
      </w:r>
      <w:proofErr w:type="spellEnd"/>
      <w:r>
        <w:t xml:space="preserve">) Add-In-ok fejlesztését és ezzel </w:t>
      </w:r>
      <w:r w:rsidR="00904AD7">
        <w:t>lehetővé</w:t>
      </w:r>
      <w:r>
        <w:t xml:space="preserve"> tette</w:t>
      </w:r>
      <w:r w:rsidR="00904AD7">
        <w:t>,</w:t>
      </w:r>
      <w:r>
        <w:t xml:space="preserve"> hogy az Office applikációk szalagján (</w:t>
      </w:r>
      <w:proofErr w:type="spellStart"/>
      <w:r>
        <w:t>ribbon</w:t>
      </w:r>
      <w:proofErr w:type="spellEnd"/>
      <w:r>
        <w:t xml:space="preserve">) jelenjenek meg a megírt funkciók, ezzel teljesen </w:t>
      </w:r>
      <w:r w:rsidR="00904AD7">
        <w:t>integrálni</w:t>
      </w:r>
      <w:r>
        <w:t xml:space="preserve"> lehet az </w:t>
      </w:r>
      <w:r w:rsidR="00F924BB">
        <w:t>á</w:t>
      </w:r>
      <w:r>
        <w:t>ltalunk megírt funkciókat az Office ap</w:t>
      </w:r>
      <w:r w:rsidR="00904AD7">
        <w:t>p</w:t>
      </w:r>
      <w:r>
        <w:t xml:space="preserve">likáció felhasználói </w:t>
      </w:r>
      <w:r w:rsidR="00904AD7">
        <w:t xml:space="preserve">felületébe </w:t>
      </w:r>
      <w:r w:rsidR="00904AD7" w:rsidRPr="00904AD7">
        <w:t>(</w:t>
      </w:r>
      <w:proofErr w:type="spellStart"/>
      <w:r w:rsidR="00904AD7" w:rsidRPr="00904AD7">
        <w:t>Pirjan</w:t>
      </w:r>
      <w:proofErr w:type="spellEnd"/>
      <w:r w:rsidR="00904AD7" w:rsidRPr="00904AD7">
        <w:t>, 2015)</w:t>
      </w:r>
      <w:r w:rsidR="00904AD7">
        <w:t>.</w:t>
      </w:r>
    </w:p>
    <w:p w14:paraId="3BD6258A" w14:textId="216B02CA" w:rsidR="008728FB" w:rsidRDefault="00904AD7" w:rsidP="008728FB">
      <w:r>
        <w:t xml:space="preserve">A 2010-es Visual </w:t>
      </w:r>
      <w:proofErr w:type="spellStart"/>
      <w:r>
        <w:t>Studioval</w:t>
      </w:r>
      <w:proofErr w:type="spellEnd"/>
      <w:r>
        <w:t xml:space="preserve"> együtt jelent meg a negyedik verz</w:t>
      </w:r>
      <w:r w:rsidR="008728FB">
        <w:t>i</w:t>
      </w:r>
      <w:r>
        <w:t xml:space="preserve">ó. Legnagyobb újítás a 64-bit-es rendszerek támogatása. Ebben a </w:t>
      </w:r>
      <w:r w:rsidR="008728FB">
        <w:t>verzióban</w:t>
      </w:r>
      <w:r>
        <w:t xml:space="preserve"> továbbá váltottak a Office </w:t>
      </w:r>
      <w:proofErr w:type="spellStart"/>
      <w:r>
        <w:t>client</w:t>
      </w:r>
      <w:proofErr w:type="spellEnd"/>
      <w:r>
        <w:t xml:space="preserve"> applikációk támogatásáról a SharePoint támogatásra, amivel lehetővé tették a SharePoint </w:t>
      </w:r>
      <w:proofErr w:type="spellStart"/>
      <w:r>
        <w:t>workflowk</w:t>
      </w:r>
      <w:proofErr w:type="spellEnd"/>
      <w:r>
        <w:t xml:space="preserve"> használatát a VSTO applikációkban </w:t>
      </w:r>
      <w:r w:rsidRPr="00904AD7">
        <w:t>(</w:t>
      </w:r>
      <w:proofErr w:type="spellStart"/>
      <w:r w:rsidRPr="00904AD7">
        <w:t>Sempf</w:t>
      </w:r>
      <w:proofErr w:type="spellEnd"/>
      <w:r w:rsidRPr="00904AD7">
        <w:t xml:space="preserve"> - </w:t>
      </w:r>
      <w:proofErr w:type="spellStart"/>
      <w:r w:rsidRPr="00904AD7">
        <w:t>Jausovec</w:t>
      </w:r>
      <w:proofErr w:type="spellEnd"/>
      <w:r w:rsidRPr="00904AD7">
        <w:t>, 2010)</w:t>
      </w:r>
      <w:r>
        <w:t xml:space="preserve">. Ennek egy </w:t>
      </w:r>
      <w:r w:rsidR="008728FB">
        <w:t xml:space="preserve">újabb kiadása a jelenlegi verzió. Támogatást kapott a 2013-as Office applikációk többsége, valamit folyamatos frissítések érkeznek a .NET keretrendszerekre is ezáltal ez a verzió használható az össze 2013-asnál újabb Microsoft Office verzióra </w:t>
      </w:r>
      <w:r w:rsidR="008728FB" w:rsidRPr="008728FB">
        <w:t>(</w:t>
      </w:r>
      <w:proofErr w:type="spellStart"/>
      <w:r w:rsidR="008728FB" w:rsidRPr="008728FB">
        <w:t>Pirjan</w:t>
      </w:r>
      <w:proofErr w:type="spellEnd"/>
      <w:r w:rsidR="008728FB" w:rsidRPr="008728FB">
        <w:t>, 2015)</w:t>
      </w:r>
      <w:r w:rsidR="008728FB">
        <w:t>.</w:t>
      </w:r>
    </w:p>
    <w:p w14:paraId="5C12DA1C" w14:textId="14533807" w:rsidR="00904AD7" w:rsidRDefault="00A14ABF" w:rsidP="00B069A4">
      <w:r>
        <w:t xml:space="preserve">A jelenlegi verzió a Visual </w:t>
      </w:r>
      <w:proofErr w:type="spellStart"/>
      <w:r>
        <w:t>Studio</w:t>
      </w:r>
      <w:proofErr w:type="spellEnd"/>
      <w:r>
        <w:t xml:space="preserve"> 2019 verziójával fut 4.7.2-es .NET keretrendszert használ. Kompatibilis Windows 10-en futtatott 2013-as vagy újabb Microsoft Office applikációkkal (Excel, Word, InfoPath, Outlook, PowerPoint, Project, Visio), C# és VB programozási nyelveken.</w:t>
      </w:r>
    </w:p>
    <w:p w14:paraId="579914CC" w14:textId="18AE98C0" w:rsidR="00A14ABF" w:rsidRDefault="00A14ABF" w:rsidP="00B069A4">
      <w:r>
        <w:t>A VSTO Add-</w:t>
      </w:r>
      <w:proofErr w:type="spellStart"/>
      <w:r>
        <w:t>Inoknak</w:t>
      </w:r>
      <w:proofErr w:type="spellEnd"/>
      <w:r>
        <w:t xml:space="preserve"> előnye a következőkben említett Web Ad-</w:t>
      </w:r>
      <w:proofErr w:type="spellStart"/>
      <w:r>
        <w:t>inokkal</w:t>
      </w:r>
      <w:proofErr w:type="spellEnd"/>
      <w:r>
        <w:t xml:space="preserve"> szemben</w:t>
      </w:r>
      <w:r w:rsidR="002408E3">
        <w:t>,</w:t>
      </w:r>
      <w:r>
        <w:t xml:space="preserve"> hogy lokálisan futnak, nincs szükség szerverre a használathoz, valamint a lokalitás és a .NET keretrendszernek köszönhetően elérik az operációs rendszeren keresztül a lokális fájlokat</w:t>
      </w:r>
      <w:r w:rsidR="00F924BB">
        <w:t>,</w:t>
      </w:r>
      <w:r>
        <w:t xml:space="preserve"> fájlszerkezeteket. Jobban integrálódnak az Office által használt </w:t>
      </w:r>
      <w:r w:rsidR="002408E3">
        <w:t>felhasználói felületbe, ezáltal a fejlesztésben nem részvevő felhasználó is könnyedén tudja használni hiszen hasonló ahhoz, amit már megszokott. Könnyebb fejleszteni hiszen csak C# vagy VB tudásra van szükség hozzá addig amig nem akarjuk szerverhez kötni</w:t>
      </w:r>
      <w:r w:rsidR="00713A72">
        <w:t xml:space="preserve"> </w:t>
      </w:r>
      <w:r w:rsidR="00713A72" w:rsidRPr="00713A72">
        <w:t>(Raymond, 2017)</w:t>
      </w:r>
      <w:r w:rsidR="002408E3">
        <w:t>.</w:t>
      </w:r>
    </w:p>
    <w:p w14:paraId="7DCCF215" w14:textId="5D73DE21" w:rsidR="00F17308" w:rsidRDefault="002408E3" w:rsidP="00F17308">
      <w:r>
        <w:t xml:space="preserve">Fő hátránya a VSTO típusú kiegészítő alkalmazásoknak, hogy csak Windows operációs rendszeren lehet őket használni, pont az </w:t>
      </w:r>
      <w:r w:rsidR="00F924BB">
        <w:t xml:space="preserve">előbb </w:t>
      </w:r>
      <w:r>
        <w:t>említett .NET keretrendszer miatt. További hátrányuk Web add-</w:t>
      </w:r>
      <w:proofErr w:type="spellStart"/>
      <w:r>
        <w:t>inokkal</w:t>
      </w:r>
      <w:proofErr w:type="spellEnd"/>
      <w:r>
        <w:t xml:space="preserve"> szemben, hogy a közzétételt vagy értékesítést nem támogatja a Microsoft vagyis, ha értékesíteni szeretnénk a programunkat akkor arra saját megoldást kell találni. Ha csak megosztanánk akkor is saját rendszert kell rá tervezni</w:t>
      </w:r>
      <w:r w:rsidR="00F924BB">
        <w:t xml:space="preserve">, iroda környezetben például minden gépre fel kell telepíteni a rendszer gazdák álltal. </w:t>
      </w:r>
      <w:r w:rsidR="00713A72">
        <w:t xml:space="preserve"> </w:t>
      </w:r>
      <w:r w:rsidR="00713A72" w:rsidRPr="00713A72">
        <w:t>(Raymond, 2017)</w:t>
      </w:r>
      <w:r>
        <w:t>.</w:t>
      </w:r>
    </w:p>
    <w:p w14:paraId="7F008558" w14:textId="5D039CD1" w:rsidR="00C96663" w:rsidRDefault="00C96663" w:rsidP="008E180A">
      <w:pPr>
        <w:pStyle w:val="Heading3"/>
      </w:pPr>
      <w:r>
        <w:t>Office Web Add-In</w:t>
      </w:r>
    </w:p>
    <w:p w14:paraId="13608A18" w14:textId="2CEFE8CC" w:rsidR="00B72276" w:rsidRDefault="00163E7E" w:rsidP="008A0AB5">
      <w:r>
        <w:t>Az Office Web Add-In technológia hasonlóan a VSTO-hoz lehetőséget ad a fejlesztőknek arra, hogy saját funkciókat adjanak a Microsoft Office termékekhez. Ennek a típusú add-</w:t>
      </w:r>
      <w:proofErr w:type="spellStart"/>
      <w:r>
        <w:t>innak</w:t>
      </w:r>
      <w:proofErr w:type="spellEnd"/>
      <w:r>
        <w:t xml:space="preserve"> az első alapjai a 2013-as Office verzióban és az akkor Visual </w:t>
      </w:r>
      <w:proofErr w:type="spellStart"/>
      <w:r>
        <w:t>Studioban</w:t>
      </w:r>
      <w:proofErr w:type="spellEnd"/>
      <w:r>
        <w:t xml:space="preserve"> </w:t>
      </w:r>
      <w:r>
        <w:lastRenderedPageBreak/>
        <w:t xml:space="preserve">jelentek. A fő megjelenésük viszont csak a 2016-os verzióban következett be mert ekkor kerültek </w:t>
      </w:r>
      <w:r w:rsidR="009C4760">
        <w:t>bemutatásra</w:t>
      </w:r>
      <w:r>
        <w:t xml:space="preserve"> az új fájl szerkezetek, amik közül a Wordhöz tartozó látható az </w:t>
      </w:r>
      <w:r w:rsidR="009C4760">
        <w:t>3</w:t>
      </w:r>
      <w:r>
        <w:t>. ábrán</w:t>
      </w:r>
      <w:r w:rsidR="009C4760">
        <w:t xml:space="preserve">. Az új dokumentum szerkezet és a hozzá készült JavaScript API csomag segítségével </w:t>
      </w:r>
      <w:r w:rsidR="00F14E3E">
        <w:t xml:space="preserve">lehetővé vált az Office </w:t>
      </w:r>
      <w:r w:rsidR="009C4760">
        <w:t>web add-</w:t>
      </w:r>
      <w:proofErr w:type="spellStart"/>
      <w:r w:rsidR="009C4760">
        <w:t>inokat</w:t>
      </w:r>
      <w:proofErr w:type="spellEnd"/>
      <w:r w:rsidR="00F14E3E">
        <w:t xml:space="preserve"> fejlesztése</w:t>
      </w:r>
      <w:r w:rsidR="009C4760">
        <w:t>.</w:t>
      </w:r>
    </w:p>
    <w:p w14:paraId="2F1D072A" w14:textId="6BDBCD18" w:rsidR="00566F0E" w:rsidRDefault="00B72276" w:rsidP="008A0AB5">
      <w:r>
        <w:t>A VSTO-kal ellentétben a Web Add-in-ok nem .NET és C# alapon futnak, a nevükből kitalálható, hogy web alapokon működnek. HTML és CSS adja a megjelenésnek az alapját és JavaScript a funkcionalitást.</w:t>
      </w:r>
      <w:r w:rsidR="008A0AB5">
        <w:t xml:space="preserve"> </w:t>
      </w:r>
      <w:r w:rsidR="00566F0E">
        <w:t xml:space="preserve">A JavaScript az </w:t>
      </w:r>
      <w:r w:rsidR="00F14E3E">
        <w:t>a Microsoft által készített API és az említett dokumentum szerkezet</w:t>
      </w:r>
      <w:r w:rsidR="00566F0E">
        <w:t xml:space="preserve"> segítségével tud módosításokat végezni a dokumentumokon </w:t>
      </w:r>
      <w:r w:rsidR="00F14E3E">
        <w:t>(</w:t>
      </w:r>
      <w:proofErr w:type="spellStart"/>
      <w:r w:rsidR="00566F0E">
        <w:t>Balmori</w:t>
      </w:r>
      <w:proofErr w:type="spellEnd"/>
      <w:r w:rsidR="00566F0E">
        <w:t>, J., 2015). Az API (</w:t>
      </w:r>
      <w:proofErr w:type="spellStart"/>
      <w:r w:rsidR="00566F0E">
        <w:t>Appication</w:t>
      </w:r>
      <w:proofErr w:type="spellEnd"/>
      <w:r w:rsidR="00566F0E">
        <w:t xml:space="preserve"> </w:t>
      </w:r>
      <w:proofErr w:type="spellStart"/>
      <w:r w:rsidR="00566F0E">
        <w:t>Programming</w:t>
      </w:r>
      <w:proofErr w:type="spellEnd"/>
      <w:r w:rsidR="00566F0E">
        <w:t xml:space="preserve"> </w:t>
      </w:r>
      <w:proofErr w:type="spellStart"/>
      <w:r w:rsidR="00566F0E">
        <w:t>Interfaces</w:t>
      </w:r>
      <w:proofErr w:type="spellEnd"/>
      <w:r w:rsidR="00566F0E">
        <w:t xml:space="preserve">) </w:t>
      </w:r>
      <w:proofErr w:type="spellStart"/>
      <w:r w:rsidR="00566F0E">
        <w:t>definiciója</w:t>
      </w:r>
      <w:proofErr w:type="spellEnd"/>
      <w:r w:rsidR="00566F0E">
        <w:t xml:space="preserve">: „egy olyan programozási interfészt, programozási felületet és annak részletes dokumentációját értjük, amelynek segítségével egy rendszer egy másik programhoz (esetleg rendszerprogramhoz) csatlakozhat. Ennek révén a másik programrendszer szolgáltatási használhatóak, anélkül, hogy a program belső részleteit ismerni kellene.” (industry4.hu). </w:t>
      </w:r>
    </w:p>
    <w:p w14:paraId="6A3DE397" w14:textId="7C8F5C01" w:rsidR="00B72276" w:rsidDel="00926163" w:rsidRDefault="00F14E3E" w:rsidP="00C96209">
      <w:pPr>
        <w:rPr>
          <w:del w:id="333" w:author="Mátrai Tibor" w:date="2022-04-15T12:12:00Z"/>
        </w:rPr>
      </w:pPr>
      <w:r>
        <w:t xml:space="preserve">A dokumentum szerkezet, az API és az </w:t>
      </w:r>
      <w:r w:rsidR="00EA3D11">
        <w:t>API</w:t>
      </w:r>
      <w:r>
        <w:t xml:space="preserve"> segítségével megírt </w:t>
      </w:r>
      <w:r w:rsidR="00EA3D11">
        <w:t>JavaScript</w:t>
      </w:r>
      <w:r>
        <w:t xml:space="preserve"> </w:t>
      </w:r>
      <w:r w:rsidR="008A0AB5">
        <w:t>hármas adja az egyik felét egy Office Web Add-In-</w:t>
      </w:r>
      <w:proofErr w:type="spellStart"/>
      <w:r w:rsidR="008A0AB5">
        <w:t>nak</w:t>
      </w:r>
      <w:proofErr w:type="spellEnd"/>
      <w:r w:rsidR="008A0AB5">
        <w:t>, a másik fele pedig egy XML file. Ez a fájl tartalmaz alap információkat mint, az Add-In neve, leírása, verziója, tartalmazza azt, hogy az add-in hogyan integrálódik az Office applikációba</w:t>
      </w:r>
      <w:r w:rsidR="00EA3D11">
        <w:t>, melyik web szerveren található az add-in</w:t>
      </w:r>
      <w:r w:rsidR="008A0AB5">
        <w:t xml:space="preserve"> és tartalmazza a szükséges biztonsági feltételeket a használathoz.</w:t>
      </w:r>
      <w:r w:rsidR="00AD02A0">
        <w:t xml:space="preserve"> </w:t>
      </w:r>
      <w:r w:rsidR="008A0AB5">
        <w:t>A Web névből továbbá adódik, hogy az applikáció nem lokálisan, hanem valamilyen webszerveren fut. Ez</w:t>
      </w:r>
      <w:r w:rsidR="00566F0E">
        <w:t xml:space="preserve"> lehet akármilyen alapú webszerver például .NET, vagy php</w:t>
      </w:r>
      <w:r w:rsidR="00EA3D11">
        <w:t xml:space="preserve"> (Microsoft, 2021).</w:t>
      </w:r>
    </w:p>
    <w:p w14:paraId="0CE61D57" w14:textId="7521BA49" w:rsidR="007861E7" w:rsidRDefault="007861E7">
      <w:pPr>
        <w:rPr>
          <w:noProof/>
        </w:rPr>
        <w:pPrChange w:id="334" w:author="Mátrai Tibor" w:date="2022-04-15T12:12:00Z">
          <w:pPr>
            <w:pStyle w:val="Caption"/>
            <w:ind w:firstLine="0"/>
            <w:jc w:val="center"/>
          </w:pPr>
        </w:pPrChange>
      </w:pPr>
    </w:p>
    <w:p w14:paraId="5C00186E" w14:textId="61A9DD91" w:rsidR="009C4760" w:rsidDel="00926163" w:rsidRDefault="007861E7" w:rsidP="007861E7">
      <w:pPr>
        <w:pStyle w:val="Caption"/>
        <w:ind w:firstLine="0"/>
        <w:jc w:val="center"/>
        <w:rPr>
          <w:del w:id="335" w:author="Mátrai Tibor" w:date="2022-04-15T12:10:00Z"/>
        </w:rPr>
      </w:pPr>
      <w:del w:id="336" w:author="Mátrai Tibor" w:date="2022-04-15T12:10:00Z">
        <w:r w:rsidDel="00926163">
          <w:rPr>
            <w:noProof/>
            <w:color w:val="auto"/>
            <w:sz w:val="24"/>
            <w:szCs w:val="24"/>
          </w:rPr>
          <w:delText>3</w:delText>
        </w:r>
        <w:r w:rsidRPr="00535694" w:rsidDel="00926163">
          <w:rPr>
            <w:noProof/>
            <w:color w:val="auto"/>
            <w:sz w:val="24"/>
            <w:szCs w:val="24"/>
          </w:rPr>
          <w:delText xml:space="preserve">. ábra </w:delText>
        </w:r>
        <w:r w:rsidDel="00926163">
          <w:rPr>
            <w:noProof/>
            <w:color w:val="auto"/>
            <w:sz w:val="24"/>
            <w:szCs w:val="24"/>
          </w:rPr>
          <w:delText>MS Office Word 2016 dokomentum szerkezet forrás:</w:delText>
        </w:r>
        <w:r w:rsidRPr="00AD02A0" w:rsidDel="00926163">
          <w:delText xml:space="preserve"> </w:delText>
        </w:r>
        <w:r w:rsidRPr="00AD02A0" w:rsidDel="00926163">
          <w:rPr>
            <w:noProof/>
            <w:color w:val="auto"/>
            <w:sz w:val="24"/>
            <w:szCs w:val="24"/>
          </w:rPr>
          <w:delText>Balmori, J., (2015</w:delText>
        </w:r>
        <w:r w:rsidDel="00926163">
          <w:rPr>
            <w:noProof/>
            <w:color w:val="auto"/>
            <w:sz w:val="24"/>
            <w:szCs w:val="24"/>
          </w:rPr>
          <w:delText>)</w:delText>
        </w:r>
        <w:r w:rsidR="00173E6F" w:rsidDel="00926163">
          <w:rPr>
            <w:noProof/>
            <w:color w:val="auto"/>
            <w:sz w:val="24"/>
            <w:szCs w:val="24"/>
          </w:rPr>
          <w:delText>, 1:35</w:delText>
        </w:r>
      </w:del>
    </w:p>
    <w:p w14:paraId="3C068775" w14:textId="408A2D6A" w:rsidR="00163E7E" w:rsidRDefault="00B72276" w:rsidP="00163E7E">
      <w:r>
        <w:t>A Microsoft Word esetében a 3. ábrán látható az a szerkezet</w:t>
      </w:r>
      <w:r w:rsidR="00EA3D11">
        <w:t>, amin keresztül az API tud kapcsolódni a dokumentumhoz</w:t>
      </w:r>
      <w:r w:rsidR="0034226A">
        <w:t xml:space="preserve">. A 3. </w:t>
      </w:r>
      <w:r w:rsidR="00EA3D11">
        <w:t>ábrán</w:t>
      </w:r>
      <w:r w:rsidR="0034226A">
        <w:t xml:space="preserve"> látható szerkezet alapján például</w:t>
      </w:r>
      <w:r w:rsidR="00AD02A0">
        <w:t>,</w:t>
      </w:r>
      <w:r w:rsidR="0034226A">
        <w:t xml:space="preserve"> ha a dokumentumunkban egy kijelölt szöveget szeretnénk elérni</w:t>
      </w:r>
      <w:r w:rsidR="00AD02A0">
        <w:t xml:space="preserve"> akkor azt a </w:t>
      </w:r>
      <w:proofErr w:type="spellStart"/>
      <w:r w:rsidR="00AD02A0">
        <w:t>Document</w:t>
      </w:r>
      <w:proofErr w:type="spellEnd"/>
      <w:r w:rsidR="00AD02A0">
        <w:t>-&gt;</w:t>
      </w:r>
      <w:proofErr w:type="spellStart"/>
      <w:r w:rsidR="00AD02A0">
        <w:t>Selection</w:t>
      </w:r>
      <w:proofErr w:type="spellEnd"/>
      <w:r w:rsidR="00AD02A0">
        <w:t xml:space="preserve"> keresztül tehetjük meg és egy </w:t>
      </w:r>
      <w:proofErr w:type="spellStart"/>
      <w:r w:rsidR="00AD02A0">
        <w:t>Range</w:t>
      </w:r>
      <w:proofErr w:type="spellEnd"/>
      <w:r w:rsidR="00AD02A0">
        <w:t xml:space="preserve"> elemet kapunk vissza, ami ahogy az ábrán is látható közvetlenül kapcsolódik a Font-hoz, szóval ezen keresztül végezhetünk változtatást a betűtípusban vagy egyéb megjelenében.</w:t>
      </w:r>
    </w:p>
    <w:p w14:paraId="1D8D99D1" w14:textId="77777777" w:rsidR="00DD2008" w:rsidRDefault="00926163">
      <w:pPr>
        <w:pStyle w:val="image"/>
        <w:rPr>
          <w:ins w:id="337" w:author="Mátrai Tibor" w:date="2022-04-21T21:44:00Z"/>
        </w:rPr>
        <w:pPrChange w:id="338" w:author="Mátrai Tibor" w:date="2022-04-21T21:44:00Z">
          <w:pPr/>
        </w:pPrChange>
      </w:pPr>
      <w:r>
        <w:rPr>
          <w:noProof/>
          <w:lang w:val="en-US"/>
        </w:rPr>
        <w:lastRenderedPageBreak/>
        <mc:AlternateContent>
          <mc:Choice Requires="wpg">
            <w:drawing>
              <wp:inline distT="0" distB="0" distL="0" distR="0" wp14:anchorId="7BCFAD77" wp14:editId="5C8A06D3">
                <wp:extent cx="5753100" cy="3695700"/>
                <wp:effectExtent l="0" t="0" r="0" b="0"/>
                <wp:docPr id="21" name="Group 21"/>
                <wp:cNvGraphicFramePr/>
                <a:graphic xmlns:a="http://schemas.openxmlformats.org/drawingml/2006/main">
                  <a:graphicData uri="http://schemas.microsoft.com/office/word/2010/wordprocessingGroup">
                    <wpg:wgp>
                      <wpg:cNvGrpSpPr/>
                      <wpg:grpSpPr>
                        <a:xfrm>
                          <a:off x="0" y="0"/>
                          <a:ext cx="5753100" cy="3695700"/>
                          <a:chOff x="0" y="0"/>
                          <a:chExt cx="5753100" cy="3695700"/>
                        </a:xfrm>
                      </wpg:grpSpPr>
                      <pic:pic xmlns:pic="http://schemas.openxmlformats.org/drawingml/2006/picture">
                        <pic:nvPicPr>
                          <pic:cNvPr id="5" name="Kép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28650" y="0"/>
                            <a:ext cx="4495800" cy="3279775"/>
                          </a:xfrm>
                          <a:prstGeom prst="rect">
                            <a:avLst/>
                          </a:prstGeom>
                        </pic:spPr>
                      </pic:pic>
                      <wps:wsp>
                        <wps:cNvPr id="20" name="Text Box 2"/>
                        <wps:cNvSpPr txBox="1">
                          <a:spLocks noChangeArrowheads="1"/>
                        </wps:cNvSpPr>
                        <wps:spPr bwMode="auto">
                          <a:xfrm>
                            <a:off x="0" y="3267075"/>
                            <a:ext cx="5753100" cy="428625"/>
                          </a:xfrm>
                          <a:prstGeom prst="rect">
                            <a:avLst/>
                          </a:prstGeom>
                          <a:noFill/>
                          <a:ln w="9525">
                            <a:noFill/>
                            <a:miter lim="800000"/>
                            <a:headEnd/>
                            <a:tailEnd/>
                          </a:ln>
                        </wps:spPr>
                        <wps:txbx>
                          <w:txbxContent>
                            <w:p w14:paraId="555DDA92" w14:textId="01E24734" w:rsidR="009A6504" w:rsidRPr="00926163" w:rsidDel="00926163" w:rsidRDefault="009A6504">
                              <w:pPr>
                                <w:pStyle w:val="Caption"/>
                                <w:ind w:firstLine="0"/>
                                <w:jc w:val="center"/>
                                <w:rPr>
                                  <w:del w:id="339" w:author="Mátrai Tibor" w:date="2022-04-15T12:10:00Z"/>
                                  <w:noProof/>
                                  <w:color w:val="auto"/>
                                  <w:sz w:val="24"/>
                                  <w:szCs w:val="24"/>
                                </w:rPr>
                              </w:pPr>
                              <w:ins w:id="340" w:author="Mátrai Tibor" w:date="2022-04-15T12:11:00Z">
                                <w:r w:rsidRPr="00926163">
                                  <w:rPr>
                                    <w:i w:val="0"/>
                                    <w:iCs w:val="0"/>
                                    <w:noProof/>
                                    <w:szCs w:val="24"/>
                                  </w:rPr>
                                  <w:t>3. ábra MS Office Word 2016 dokomentum szerkezet forrás: Balmori, J., (2015), 1:35</w:t>
                                </w:r>
                              </w:ins>
                              <w:del w:id="341" w:author="Mátrai Tibor" w:date="2022-04-15T12:10:00Z">
                                <w:r w:rsidRPr="00926163" w:rsidDel="00926163">
                                  <w:rPr>
                                    <w:i w:val="0"/>
                                    <w:iCs w:val="0"/>
                                    <w:noProof/>
                                    <w:szCs w:val="24"/>
                                  </w:rPr>
                                  <w:delText>5. ábra Proof of Concept adatbázis szerkezet</w:delText>
                                </w:r>
                              </w:del>
                            </w:p>
                            <w:p w14:paraId="0C96FEDD" w14:textId="77777777" w:rsidR="009A6504" w:rsidRDefault="009A6504">
                              <w:pPr>
                                <w:ind w:firstLine="0"/>
                                <w:jc w:val="center"/>
                                <w:pPrChange w:id="342" w:author="Mátrai Tibor" w:date="2022-04-15T12:11:00Z">
                                  <w:pPr/>
                                </w:pPrChange>
                              </w:pPr>
                            </w:p>
                          </w:txbxContent>
                        </wps:txbx>
                        <wps:bodyPr rot="0" vert="horz" wrap="square" lIns="91440" tIns="45720" rIns="91440" bIns="45720" anchor="t" anchorCtr="0">
                          <a:noAutofit/>
                        </wps:bodyPr>
                      </wps:wsp>
                    </wpg:wgp>
                  </a:graphicData>
                </a:graphic>
              </wp:inline>
            </w:drawing>
          </mc:Choice>
          <mc:Fallback>
            <w:pict>
              <v:group w14:anchorId="7BCFAD77" id="Group 21" o:spid="_x0000_s1038" style="width:453pt;height:291pt;mso-position-horizontal-relative:char;mso-position-vertical-relative:line" coordsize="5753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">
                <v:shape id="Kép 5" o:spid="_x0000_s1039" type="#_x0000_t75" style="position:absolute;left:6286;width:44958;height:3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">
                  <v:imagedata r:id="rId17" o:title=""/>
                </v:shape>
                <v:shape id="Text Box 2" o:spid="_x0000_s1040" type="#_x0000_t202" style="position:absolute;top:32670;width:5753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5DDA92" w14:textId="01E24734" w:rsidR="009A6504" w:rsidRPr="00926163" w:rsidDel="00926163" w:rsidRDefault="009A6504">
                        <w:pPr>
                          <w:pStyle w:val="Caption"/>
                          <w:ind w:firstLine="0"/>
                          <w:jc w:val="center"/>
                          <w:rPr>
                            <w:del w:id="343" w:author="Mátrai Tibor" w:date="2022-04-15T12:10:00Z"/>
                            <w:noProof/>
                            <w:color w:val="auto"/>
                            <w:sz w:val="24"/>
                            <w:szCs w:val="24"/>
                          </w:rPr>
                        </w:pPr>
                        <w:ins w:id="344" w:author="Mátrai Tibor" w:date="2022-04-15T12:11:00Z">
                          <w:r w:rsidRPr="00926163">
                            <w:rPr>
                              <w:i w:val="0"/>
                              <w:iCs w:val="0"/>
                              <w:noProof/>
                              <w:szCs w:val="24"/>
                            </w:rPr>
                            <w:t>3. ábra MS Office Word 2016 dokomentum szerkezet forrás: Balmori, J., (2015), 1:35</w:t>
                          </w:r>
                        </w:ins>
                        <w:del w:id="345" w:author="Mátrai Tibor" w:date="2022-04-15T12:10:00Z">
                          <w:r w:rsidRPr="00926163" w:rsidDel="00926163">
                            <w:rPr>
                              <w:i w:val="0"/>
                              <w:iCs w:val="0"/>
                              <w:noProof/>
                              <w:szCs w:val="24"/>
                            </w:rPr>
                            <w:delText>5. ábra Proof of Concept adatbázis szerkezet</w:delText>
                          </w:r>
                        </w:del>
                      </w:p>
                      <w:p w14:paraId="0C96FEDD" w14:textId="77777777" w:rsidR="009A6504" w:rsidRDefault="009A6504">
                        <w:pPr>
                          <w:ind w:firstLine="0"/>
                          <w:jc w:val="center"/>
                          <w:pPrChange w:id="346" w:author="Mátrai Tibor" w:date="2022-04-15T12:11:00Z">
                            <w:pPr/>
                          </w:pPrChange>
                        </w:pPr>
                      </w:p>
                    </w:txbxContent>
                  </v:textbox>
                </v:shape>
                <w10:anchorlock/>
              </v:group>
            </w:pict>
          </mc:Fallback>
        </mc:AlternateContent>
      </w:r>
    </w:p>
    <w:p w14:paraId="2474AF64" w14:textId="3634AAEA" w:rsidR="00163E7E" w:rsidRDefault="00A3247D" w:rsidP="00163E7E">
      <w:r>
        <w:t>Az Office Web Add-In előnye a VSTO-</w:t>
      </w:r>
      <w:proofErr w:type="spellStart"/>
      <w:r>
        <w:t>val</w:t>
      </w:r>
      <w:proofErr w:type="spellEnd"/>
      <w:r>
        <w:t xml:space="preserve"> szemben az, hogy minden platformon </w:t>
      </w:r>
      <w:proofErr w:type="spellStart"/>
      <w:r>
        <w:t>müködik</w:t>
      </w:r>
      <w:proofErr w:type="spellEnd"/>
      <w:r>
        <w:t>, lehet használni Windows-</w:t>
      </w:r>
      <w:proofErr w:type="spellStart"/>
      <w:r>
        <w:t>on</w:t>
      </w:r>
      <w:proofErr w:type="spellEnd"/>
      <w:r>
        <w:t>, Androidon, iOS-en, és böngésző alkalmazásban is. Nem lokálisan fut tehát több gép is eléri egyszerre az adatbázist és nincs probléma a telepitéssel és a terjesztéssel.</w:t>
      </w:r>
      <w:r w:rsidR="00EA3D11">
        <w:t xml:space="preserve"> Céges környezetben például van lehetősége a rendszergaz</w:t>
      </w:r>
      <w:r w:rsidR="00D26E6F">
        <w:t>d</w:t>
      </w:r>
      <w:r w:rsidR="00EA3D11">
        <w:t>ának</w:t>
      </w:r>
      <w:r w:rsidR="00D26E6F">
        <w:t xml:space="preserve"> az összes felhasználónak integrálni a programot, többféle módon a saját irodájából. Továbbá a Microsoft</w:t>
      </w:r>
      <w:r>
        <w:t xml:space="preserve"> Office-nak van saját online áruháza, ahonnan le lehet tölteni a már kész alkalmazásokat, meg lehet őket venni, és fel lehet rakni saját alkalmazást is. HTML-t és CSS-t használ a megjelenésre, tehát bármit meglehet valósítani felhasználói felületként</w:t>
      </w:r>
      <w:r w:rsidR="007D46AD">
        <w:t xml:space="preserve"> </w:t>
      </w:r>
      <w:r w:rsidR="007D46AD" w:rsidRPr="007D46AD">
        <w:t>(</w:t>
      </w:r>
      <w:proofErr w:type="spellStart"/>
      <w:r w:rsidR="007D46AD" w:rsidRPr="007D46AD">
        <w:t>Balmori</w:t>
      </w:r>
      <w:proofErr w:type="spellEnd"/>
      <w:r w:rsidR="007D46AD" w:rsidRPr="007D46AD">
        <w:t>, 2015)</w:t>
      </w:r>
      <w:r>
        <w:t>.</w:t>
      </w:r>
    </w:p>
    <w:p w14:paraId="368DFA85" w14:textId="044F1866" w:rsidR="007D46AD" w:rsidRDefault="00A3247D" w:rsidP="007D46AD">
      <w:r>
        <w:t xml:space="preserve">Hátránya a sok féle kódolási ismeret szükségessége, tudni kell HTML-t, CSS-t, JavaScriptet-t és azt keretrendszert is, amit a szerver használni fog. Az előbb előnyként említettem, hogy mindent meg lehet csinálni felhasználói </w:t>
      </w:r>
      <w:r w:rsidR="007D46AD">
        <w:t>felületként</w:t>
      </w:r>
      <w:r>
        <w:t xml:space="preserve">, viszont a </w:t>
      </w:r>
      <w:r w:rsidR="007D46AD">
        <w:t xml:space="preserve">Office applikációk szalagjába nem lehet elhelyezni az alkalmazást úgy, mint a VSTO-k esetében, tehát nem lesz természetes a kinézete a kész applikációnak </w:t>
      </w:r>
      <w:r w:rsidR="007D46AD" w:rsidRPr="007D46AD">
        <w:t>(</w:t>
      </w:r>
      <w:proofErr w:type="spellStart"/>
      <w:r w:rsidR="007D46AD" w:rsidRPr="007D46AD">
        <w:t>Balmori</w:t>
      </w:r>
      <w:proofErr w:type="spellEnd"/>
      <w:r w:rsidR="007D46AD" w:rsidRPr="007D46AD">
        <w:t>, 2015)</w:t>
      </w:r>
      <w:r w:rsidR="007D46AD">
        <w:t>.</w:t>
      </w:r>
    </w:p>
    <w:p w14:paraId="06B3E039" w14:textId="7616955D" w:rsidR="00FA133D" w:rsidRDefault="00FA133D" w:rsidP="008E180A">
      <w:pPr>
        <w:pStyle w:val="Heading2"/>
      </w:pPr>
      <w:bookmarkStart w:id="347" w:name="_Toc101466590"/>
      <w:commentRangeStart w:id="348"/>
      <w:commentRangeStart w:id="349"/>
      <w:r>
        <w:t xml:space="preserve">Architektúra </w:t>
      </w:r>
      <w:commentRangeEnd w:id="348"/>
      <w:r w:rsidR="00041C86">
        <w:rPr>
          <w:rStyle w:val="CommentReference"/>
          <w:rFonts w:eastAsiaTheme="minorHAnsi" w:cstheme="minorBidi"/>
          <w:b w:val="0"/>
        </w:rPr>
        <w:commentReference w:id="348"/>
      </w:r>
      <w:commentRangeEnd w:id="349"/>
      <w:r w:rsidR="00926163">
        <w:rPr>
          <w:rStyle w:val="CommentReference"/>
          <w:rFonts w:eastAsiaTheme="minorHAnsi" w:cstheme="minorBidi"/>
          <w:b w:val="0"/>
        </w:rPr>
        <w:commentReference w:id="349"/>
      </w:r>
      <w:bookmarkEnd w:id="347"/>
    </w:p>
    <w:p w14:paraId="2C438474" w14:textId="2BFF9080" w:rsidR="00594EB2" w:rsidRPr="00594EB2" w:rsidDel="00926163" w:rsidRDefault="00594EB2" w:rsidP="00594EB2">
      <w:pPr>
        <w:rPr>
          <w:del w:id="350" w:author="Mátrai Tibor" w:date="2022-04-15T12:09:00Z"/>
        </w:rPr>
      </w:pPr>
      <w:r>
        <w:t>A következőkben a fejlesztési projektem során használt kódolási és programozási nyelveket fogom bemutatni. Szó lesz röviden a történetükről, és általános használatukról.</w:t>
      </w:r>
      <w:ins w:id="351" w:author="Mátrai Tibor" w:date="2022-04-15T12:09:00Z">
        <w:r w:rsidR="00926163">
          <w:t xml:space="preserve"> </w:t>
        </w:r>
      </w:ins>
    </w:p>
    <w:p w14:paraId="2C05644E" w14:textId="009FCBDD" w:rsidR="00594EB2" w:rsidRPr="00926163" w:rsidDel="00926163" w:rsidRDefault="00594EB2">
      <w:pPr>
        <w:pStyle w:val="Heading3"/>
        <w:numPr>
          <w:ilvl w:val="0"/>
          <w:numId w:val="0"/>
        </w:numPr>
        <w:ind w:left="1080" w:hanging="720"/>
        <w:rPr>
          <w:del w:id="352" w:author="Mátrai Tibor" w:date="2022-04-15T12:08:00Z"/>
          <w:b/>
          <w:bCs/>
          <w:rPrChange w:id="353" w:author="Mátrai Tibor" w:date="2022-04-15T12:08:00Z">
            <w:rPr>
              <w:del w:id="354" w:author="Mátrai Tibor" w:date="2022-04-15T12:08:00Z"/>
            </w:rPr>
          </w:rPrChange>
        </w:rPr>
        <w:pPrChange w:id="355" w:author="Mátrai Tibor" w:date="2022-04-15T12:08:00Z">
          <w:pPr>
            <w:pStyle w:val="Heading3"/>
          </w:pPr>
        </w:pPrChange>
      </w:pPr>
      <w:del w:id="356" w:author="Mátrai Tibor" w:date="2022-04-15T12:08:00Z">
        <w:r w:rsidRPr="00926163" w:rsidDel="00926163">
          <w:rPr>
            <w:b/>
            <w:bCs/>
            <w:rPrChange w:id="357" w:author="Mátrai Tibor" w:date="2022-04-15T12:08:00Z">
              <w:rPr/>
            </w:rPrChange>
          </w:rPr>
          <w:delText>HTML és CSS</w:delText>
        </w:r>
      </w:del>
    </w:p>
    <w:p w14:paraId="4D3A05A6" w14:textId="4D057213" w:rsidR="00C36E04" w:rsidRDefault="00FB0CE5" w:rsidP="00594EB2">
      <w:r w:rsidRPr="00926163">
        <w:rPr>
          <w:b/>
          <w:bCs/>
          <w:rPrChange w:id="358" w:author="Mátrai Tibor" w:date="2022-04-15T12:08:00Z">
            <w:rPr/>
          </w:rPrChange>
        </w:rPr>
        <w:t xml:space="preserve">HTML </w:t>
      </w:r>
      <w:r>
        <w:t>(</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az a nyelv, amivel megadjuk a szerkezetét a weboldalaknak, webalkalmazásoknak. Lehetőséget ad a fejlesztőnek, hogy létre hozzon </w:t>
      </w:r>
      <w:r>
        <w:lastRenderedPageBreak/>
        <w:t>dokumentumokat fejléccel, szöveggel, táblázatokkal, listákkal, képekkel és egyéb elemekkel</w:t>
      </w:r>
      <w:r w:rsidR="008315B4">
        <w:t xml:space="preserve"> (W3.org, 2021)</w:t>
      </w:r>
      <w:r>
        <w:t>.</w:t>
      </w:r>
      <w:r w:rsidR="008315B4">
        <w:t xml:space="preserve"> </w:t>
      </w:r>
    </w:p>
    <w:p w14:paraId="77BC02EC" w14:textId="26BC99C6" w:rsidR="00C13DAA" w:rsidRDefault="008315B4" w:rsidP="00C13DAA">
      <w:r>
        <w:t>A HTML kód először 1990-ben jelent meg, egyike a World Wide Web három alap pillérének (HTML, URL, HTTP). Az alapok letétele után folyamatos fejlesztés jellemzi a verziókat. 1995-ben jelent meg a második verzió, 1997 elején a harmadik, 1997 decemberében pedig már a negyedik verzió volt a legfrissebb</w:t>
      </w:r>
      <w:r w:rsidR="00151695">
        <w:t>. A következő verzió, a HTML 5 2014-ben lett közzé téve a W3C által, mint a hivatalos, javasolt kódolási nyelv. Ennek a kiadásnak a legújabb W3C által javasolt verziója a HTML 5.2 (W3.org, 2017)</w:t>
      </w:r>
      <w:r w:rsidR="00C13DAA">
        <w:t xml:space="preserve"> </w:t>
      </w:r>
    </w:p>
    <w:p w14:paraId="2C640484" w14:textId="0E77B56D" w:rsidR="00C13DAA" w:rsidDel="00926163" w:rsidRDefault="00C13DAA" w:rsidP="00C13DAA">
      <w:pPr>
        <w:rPr>
          <w:del w:id="359" w:author="Mátrai Tibor" w:date="2022-04-15T12:08:00Z"/>
        </w:rPr>
      </w:pPr>
      <w:r>
        <w:t>A HTML adja a szerkezetét a weboldalaknak,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kinézetét. </w:t>
      </w:r>
      <w:r w:rsidR="00D26E6F">
        <w:t>„</w:t>
      </w:r>
      <w:r>
        <w:t xml:space="preserve">CSS aza nyelv, amivel megadjuk a kinézetét egy weboldalnak, beleértve a színeket, elrendezést és betűtípust. Lehetővé teszi a kinézet adaptálását más képernyő méretű ezközökre. A CSS független a HTML-től és használható bármilyen XML alapú </w:t>
      </w:r>
      <w:proofErr w:type="spellStart"/>
      <w:r>
        <w:t>markup</w:t>
      </w:r>
      <w:proofErr w:type="spellEnd"/>
      <w:r>
        <w:t xml:space="preserve"> nyelvvel. A HTML és CSS szétválasztása </w:t>
      </w:r>
      <w:r w:rsidR="006503C3">
        <w:t>egyszerűsíti</w:t>
      </w:r>
      <w:r>
        <w:t xml:space="preserve"> a web</w:t>
      </w:r>
      <w:r w:rsidR="006503C3">
        <w:t xml:space="preserve">oldalak és webalkalmazások, </w:t>
      </w:r>
      <w:proofErr w:type="spellStart"/>
      <w:r w:rsidR="006503C3">
        <w:t>karbantarását</w:t>
      </w:r>
      <w:proofErr w:type="spellEnd"/>
      <w:r w:rsidR="006503C3">
        <w:t xml:space="preserve"> hiszen egy </w:t>
      </w:r>
      <w:proofErr w:type="spellStart"/>
      <w:r w:rsidR="006503C3">
        <w:t>style</w:t>
      </w:r>
      <w:proofErr w:type="spellEnd"/>
      <w:r w:rsidR="006503C3">
        <w:t xml:space="preserve"> </w:t>
      </w:r>
      <w:proofErr w:type="spellStart"/>
      <w:r w:rsidR="006503C3">
        <w:t>sheettel</w:t>
      </w:r>
      <w:proofErr w:type="spellEnd"/>
      <w:r w:rsidR="006503C3">
        <w:t xml:space="preserve"> változtathatjuk az összes oldalunkat.” (W3.org, 2021). Az előző idézetből egyértelműen következik, hogy a CSS egy külön álló kódolási nyelv, mégis elengedhetetlen része a weboldalaknak.</w:t>
      </w:r>
      <w:ins w:id="360" w:author="Mátrai Tibor" w:date="2022-04-15T12:08:00Z">
        <w:r w:rsidR="00926163">
          <w:t xml:space="preserve"> </w:t>
        </w:r>
      </w:ins>
    </w:p>
    <w:p w14:paraId="49A7E1E3" w14:textId="56CCEB9C" w:rsidR="006503C3" w:rsidRDefault="006503C3">
      <w:r>
        <w:t xml:space="preserve">Mint már többször említettem a HTML és CSS </w:t>
      </w:r>
      <w:r w:rsidR="00D5728B">
        <w:t>nyelveket főleg weboldalak szerkezetének és kinézetének meghatározásához használják. Én a projektem során az Office Web Add-in felhasználói felületének kialakításához fogom használni.</w:t>
      </w:r>
    </w:p>
    <w:p w14:paraId="498F1A69" w14:textId="30F413FE" w:rsidR="00594EB2" w:rsidDel="00926163" w:rsidRDefault="00D5728B" w:rsidP="008E180A">
      <w:pPr>
        <w:pStyle w:val="Heading3"/>
        <w:rPr>
          <w:del w:id="361" w:author="Mátrai Tibor" w:date="2022-04-15T12:08:00Z"/>
        </w:rPr>
      </w:pPr>
      <w:del w:id="362" w:author="Mátrai Tibor" w:date="2022-04-15T12:08:00Z">
        <w:r w:rsidDel="00926163">
          <w:delText>JavaScript</w:delText>
        </w:r>
      </w:del>
    </w:p>
    <w:p w14:paraId="3CCABB48" w14:textId="22FEA034" w:rsidR="00D07FB5" w:rsidRDefault="00D07FB5" w:rsidP="00D07FB5">
      <w:r>
        <w:t xml:space="preserve">A </w:t>
      </w:r>
      <w:r w:rsidRPr="00926163">
        <w:rPr>
          <w:b/>
          <w:bCs/>
          <w:rPrChange w:id="363" w:author="Mátrai Tibor" w:date="2022-04-15T12:08:00Z">
            <w:rPr/>
          </w:rPrChange>
        </w:rPr>
        <w:t>JavaScript</w:t>
      </w:r>
      <w:r>
        <w:t xml:space="preserve"> programozási nyelv 1995-ben látta meg a napvilágot, </w:t>
      </w:r>
      <w:proofErr w:type="spellStart"/>
      <w:r>
        <w:t>Brendan</w:t>
      </w:r>
      <w:proofErr w:type="spellEnd"/>
      <w:r>
        <w:t xml:space="preserve"> </w:t>
      </w:r>
      <w:proofErr w:type="spellStart"/>
      <w:r>
        <w:t>Eich</w:t>
      </w:r>
      <w:proofErr w:type="spellEnd"/>
      <w:r>
        <w:t xml:space="preserve"> készítette a Netscape </w:t>
      </w:r>
      <w:proofErr w:type="spellStart"/>
      <w:r>
        <w:t>Communications</w:t>
      </w:r>
      <w:proofErr w:type="spellEnd"/>
      <w:r>
        <w:t xml:space="preserve"> céggel együtt működve </w:t>
      </w:r>
      <w:r w:rsidR="00CF6A92">
        <w:t>(</w:t>
      </w:r>
      <w:r>
        <w:t>Netscape volt ebben az időben a legelterjedtebb böngésző</w:t>
      </w:r>
      <w:r w:rsidR="00CF6A92">
        <w:t>)</w:t>
      </w:r>
      <w:r>
        <w:t>.</w:t>
      </w:r>
      <w:r w:rsidR="00CF6A92">
        <w:t xml:space="preserve"> Azzal a céllal készült, hogy dinamikussá tudja tenni az eddig statikus weboldalakat kliens oldali programok segítségével </w:t>
      </w:r>
      <w:r w:rsidR="00CF6A92" w:rsidRPr="00CF6A92">
        <w:t>(</w:t>
      </w:r>
      <w:proofErr w:type="spellStart"/>
      <w:r w:rsidR="00CF6A92" w:rsidRPr="00CF6A92">
        <w:t>Ranjan</w:t>
      </w:r>
      <w:proofErr w:type="spellEnd"/>
      <w:r w:rsidR="00CF6A92" w:rsidRPr="00CF6A92">
        <w:t xml:space="preserve"> et. </w:t>
      </w:r>
      <w:proofErr w:type="spellStart"/>
      <w:r w:rsidR="00CF6A92" w:rsidRPr="00CF6A92">
        <w:t>al</w:t>
      </w:r>
      <w:proofErr w:type="spellEnd"/>
      <w:r w:rsidR="00CF6A92" w:rsidRPr="00CF6A92">
        <w:t>., 2020)</w:t>
      </w:r>
      <w:r w:rsidR="00CF6A92">
        <w:t xml:space="preserve">. </w:t>
      </w:r>
    </w:p>
    <w:p w14:paraId="1D54A124" w14:textId="54C29131" w:rsidR="00CF6A92" w:rsidRDefault="00CF6A92" w:rsidP="00D07FB5">
      <w:r>
        <w:t xml:space="preserve">A legfontosabb történes a JavaScript korai életében ECMA </w:t>
      </w:r>
      <w:proofErr w:type="spellStart"/>
      <w:r>
        <w:t>standardizáció</w:t>
      </w:r>
      <w:proofErr w:type="spellEnd"/>
      <w:r>
        <w:t xml:space="preserve"> volt. Ez a folyamat 1996 novemberében kezdődött, ekkora már teljes használatban volt weboldalakon a programozási nyelv. Első standardizált verzió 1997-ben jelent meg, és a legutóbbi, a tízes verzió</w:t>
      </w:r>
      <w:r w:rsidR="00D35D0C">
        <w:t xml:space="preserve"> pedig</w:t>
      </w:r>
      <w:r>
        <w:t xml:space="preserve"> 2019-ben jelent meg </w:t>
      </w:r>
      <w:r w:rsidRPr="00CF6A92">
        <w:t>(</w:t>
      </w:r>
      <w:proofErr w:type="spellStart"/>
      <w:r w:rsidRPr="00CF6A92">
        <w:t>Ranjan</w:t>
      </w:r>
      <w:proofErr w:type="spellEnd"/>
      <w:r w:rsidRPr="00CF6A92">
        <w:t xml:space="preserve"> et. </w:t>
      </w:r>
      <w:proofErr w:type="spellStart"/>
      <w:r w:rsidRPr="00CF6A92">
        <w:t>al</w:t>
      </w:r>
      <w:proofErr w:type="spellEnd"/>
      <w:r w:rsidRPr="00CF6A92">
        <w:t>., 2020)</w:t>
      </w:r>
      <w:r>
        <w:t>.</w:t>
      </w:r>
    </w:p>
    <w:p w14:paraId="5A585054" w14:textId="1D70BC5F" w:rsidR="00594EB2" w:rsidRDefault="00727865" w:rsidP="00095016">
      <w:r>
        <w:t xml:space="preserve">A JavaScript nyelv elsősorban, a weboldalak kliens oldali dinamikájáért felel. </w:t>
      </w:r>
      <w:r w:rsidR="00D35D0C">
        <w:t>L</w:t>
      </w:r>
      <w:r>
        <w:t>ehetséges vele módosítani a weboldalak statikus HTML és CSS szerkezetét. Különböző JavaScript alapú keretrendszerek segítségével lehetséges Back-End applikációkat is létrehozni. Én a projektem során az Office Web Add-In fejlesztésénél fogom használni, mint a kliens oldali logika.</w:t>
      </w:r>
    </w:p>
    <w:p w14:paraId="555A3B13" w14:textId="0B427012" w:rsidR="00095016" w:rsidRPr="00926163" w:rsidDel="00926163" w:rsidRDefault="00095016" w:rsidP="008E180A">
      <w:pPr>
        <w:pStyle w:val="Heading3"/>
        <w:rPr>
          <w:del w:id="364" w:author="Mátrai Tibor" w:date="2022-04-15T12:09:00Z"/>
          <w:b/>
          <w:bCs/>
          <w:rPrChange w:id="365" w:author="Mátrai Tibor" w:date="2022-04-15T12:09:00Z">
            <w:rPr>
              <w:del w:id="366" w:author="Mátrai Tibor" w:date="2022-04-15T12:09:00Z"/>
            </w:rPr>
          </w:rPrChange>
        </w:rPr>
      </w:pPr>
      <w:del w:id="367" w:author="Mátrai Tibor" w:date="2022-04-15T12:09:00Z">
        <w:r w:rsidRPr="00926163" w:rsidDel="00926163">
          <w:rPr>
            <w:b/>
            <w:bCs/>
            <w:rPrChange w:id="368" w:author="Mátrai Tibor" w:date="2022-04-15T12:09:00Z">
              <w:rPr/>
            </w:rPrChange>
          </w:rPr>
          <w:delText>PHP</w:delText>
        </w:r>
      </w:del>
    </w:p>
    <w:p w14:paraId="6114FD6C" w14:textId="2EE353BA" w:rsidR="00F37525" w:rsidRDefault="00F37525" w:rsidP="00F37525">
      <w:r w:rsidRPr="00926163">
        <w:rPr>
          <w:b/>
          <w:bCs/>
          <w:rPrChange w:id="369" w:author="Mátrai Tibor" w:date="2022-04-15T12:09:00Z">
            <w:rPr/>
          </w:rPrChange>
        </w:rPr>
        <w:t>PHP</w:t>
      </w:r>
      <w:r>
        <w:t xml:space="preserve"> (</w:t>
      </w:r>
      <w:proofErr w:type="spellStart"/>
      <w:r>
        <w:t>Hypertext</w:t>
      </w:r>
      <w:proofErr w:type="spellEnd"/>
      <w:r>
        <w:t xml:space="preserve"> </w:t>
      </w:r>
      <w:proofErr w:type="spellStart"/>
      <w:r>
        <w:t>Preprocessor</w:t>
      </w:r>
      <w:proofErr w:type="spellEnd"/>
      <w:r>
        <w:t>) egy elterjedt ny</w:t>
      </w:r>
      <w:r w:rsidR="00F43B83">
        <w:t>í</w:t>
      </w:r>
      <w:r>
        <w:t>ltforráskódú általánosan használható programozási nyelv</w:t>
      </w:r>
      <w:r w:rsidR="00E743E6">
        <w:t>,</w:t>
      </w:r>
      <w:r>
        <w:t xml:space="preserve"> ami kifejezetten jól használható webfejlesztéskor mert beágyazható HTML-be</w:t>
      </w:r>
      <w:r w:rsidR="00E743E6">
        <w:t xml:space="preserve"> (php.net, 2021)</w:t>
      </w:r>
      <w:r>
        <w:t>.</w:t>
      </w:r>
      <w:r w:rsidR="00E743E6">
        <w:t xml:space="preserve"> 1994-ben jelent meg először, </w:t>
      </w:r>
      <w:proofErr w:type="spellStart"/>
      <w:r w:rsidR="00E743E6">
        <w:t>Rasmus</w:t>
      </w:r>
      <w:proofErr w:type="spellEnd"/>
      <w:r w:rsidR="00E743E6">
        <w:t xml:space="preserve"> </w:t>
      </w:r>
      <w:proofErr w:type="spellStart"/>
      <w:r w:rsidR="00E743E6">
        <w:t>Lerdorf</w:t>
      </w:r>
      <w:proofErr w:type="spellEnd"/>
      <w:r w:rsidR="00E743E6">
        <w:t xml:space="preserve"> készítette saját online </w:t>
      </w:r>
      <w:r w:rsidR="00E743E6">
        <w:lastRenderedPageBreak/>
        <w:t>önéletrajzának látogatottságának figyelésére, innen ered az eredeti név „</w:t>
      </w:r>
      <w:proofErr w:type="spellStart"/>
      <w:r w:rsidR="00E743E6">
        <w:t>Personal</w:t>
      </w:r>
      <w:proofErr w:type="spellEnd"/>
      <w:r w:rsidR="00E743E6">
        <w:t xml:space="preserve"> Home Page </w:t>
      </w:r>
      <w:proofErr w:type="spellStart"/>
      <w:r w:rsidR="00E743E6">
        <w:t>Tools</w:t>
      </w:r>
      <w:proofErr w:type="spellEnd"/>
      <w:r w:rsidR="00E743E6">
        <w:t>”, 1995-ben készült el az első publikus verzió, ami más fejlesztők úgy használhattak</w:t>
      </w:r>
      <w:r w:rsidR="00F43B83">
        <w:t>,</w:t>
      </w:r>
      <w:r w:rsidR="00E743E6">
        <w:t xml:space="preserve"> ahogy szerették (php.net, 2021). Ezután 1997-ben jelent meg a harmadik majd 1999-ben a negyedik verzió, amely az új </w:t>
      </w:r>
      <w:proofErr w:type="spellStart"/>
      <w:r w:rsidR="00E743E6">
        <w:t>Zend</w:t>
      </w:r>
      <w:proofErr w:type="spellEnd"/>
      <w:r w:rsidR="00E743E6">
        <w:t xml:space="preserve"> </w:t>
      </w:r>
      <w:proofErr w:type="spellStart"/>
      <w:r w:rsidR="00E743E6">
        <w:t>Engine-nel</w:t>
      </w:r>
      <w:proofErr w:type="spellEnd"/>
      <w:r w:rsidR="00E743E6">
        <w:t xml:space="preserve"> működött. </w:t>
      </w:r>
      <w:r w:rsidR="009133F8">
        <w:t>Jelenleg a hetedik verzió a legelterjedtebb, de már tesztelés alatt van a nyolcadik is (php.net, 2021).</w:t>
      </w:r>
    </w:p>
    <w:p w14:paraId="0C9D4048" w14:textId="47429040" w:rsidR="009B2F54" w:rsidRPr="00F914C5" w:rsidRDefault="009133F8" w:rsidP="00F914C5">
      <w:r>
        <w:t xml:space="preserve">PHP-t három fő területen használják. Szerver oldali applikációk írására, parancssori utasításokra operációs rendszereken és asztali alkalmazások fejlesztésére, bár ez nem javasolt az egyszerű grafikus felhasználói felület írási képesség hiánya miatt (php.net, 2021). Én a projektemben az Office Web Add-in szerver oldali alkalmazásának az </w:t>
      </w:r>
      <w:r w:rsidR="00615578">
        <w:t>meg</w:t>
      </w:r>
      <w:r>
        <w:t>írásához fogom használni.</w:t>
      </w:r>
    </w:p>
    <w:p w14:paraId="081E7568" w14:textId="579383EB" w:rsidR="00C96663" w:rsidRPr="003D13DC" w:rsidRDefault="00A55597" w:rsidP="00CE4733">
      <w:pPr>
        <w:pStyle w:val="Heading1"/>
      </w:pPr>
      <w:bookmarkStart w:id="370" w:name="_Toc101466591"/>
      <w:r>
        <w:t xml:space="preserve">A </w:t>
      </w:r>
      <w:r w:rsidR="00CD4E30">
        <w:t>proje</w:t>
      </w:r>
      <w:r w:rsidR="003D13DC">
        <w:t>k</w:t>
      </w:r>
      <w:r w:rsidR="00CD4E30">
        <w:t>t bemutatása</w:t>
      </w:r>
      <w:bookmarkEnd w:id="370"/>
    </w:p>
    <w:p w14:paraId="1F340BF0" w14:textId="3FF59037" w:rsidR="009B2F54" w:rsidRDefault="00CD4E30" w:rsidP="00F16E9F">
      <w:r>
        <w:t xml:space="preserve">A szakdolgozatom témájaként a Budapesti Corvinus Egyetem Gazdaságinformatikus </w:t>
      </w:r>
      <w:proofErr w:type="spellStart"/>
      <w:r>
        <w:t>BSc</w:t>
      </w:r>
      <w:proofErr w:type="spellEnd"/>
      <w:r>
        <w:t xml:space="preserve"> képzésének a szakszeminárium tárgy hivatkozásszámonkérés zárthelyi dolgozatának javításának az automatizálását választottam. </w:t>
      </w:r>
      <w:r w:rsidR="009A09CC">
        <w:t>A következőkben bemutatom a proje</w:t>
      </w:r>
      <w:r w:rsidR="008C466A">
        <w:t>k</w:t>
      </w:r>
      <w:r w:rsidR="009A09CC">
        <w:t xml:space="preserve">tem </w:t>
      </w:r>
      <w:ins w:id="371" w:author="Mátrai Tibor" w:date="2022-04-21T23:39:00Z">
        <w:r w:rsidR="00BD4104">
          <w:t>fázisait a vízesésmodell szakaszait követve</w:t>
        </w:r>
      </w:ins>
      <w:del w:id="372" w:author="Mátrai Tibor" w:date="2022-04-21T23:39:00Z">
        <w:r w:rsidR="009A09CC" w:rsidDel="00BD4104">
          <w:delText>lépéseit</w:delText>
        </w:r>
        <w:r w:rsidDel="00BD4104">
          <w:delText xml:space="preserve"> </w:delText>
        </w:r>
        <w:r w:rsidR="008C466A" w:rsidDel="00BD4104">
          <w:delText>közben felmerült nehézségeket és az elkészült applikációt</w:delText>
        </w:r>
      </w:del>
      <w:r w:rsidR="008C466A">
        <w:t xml:space="preserve">. Az első alfejezetben bemutatom a projekt kezdetekor </w:t>
      </w:r>
      <w:r w:rsidR="0096394D">
        <w:t>fennálló megoldandó problémát.</w:t>
      </w:r>
    </w:p>
    <w:p w14:paraId="7FF53512" w14:textId="33499600" w:rsidR="0096394D" w:rsidRDefault="00603A4C" w:rsidP="008E180A">
      <w:pPr>
        <w:pStyle w:val="Heading2"/>
      </w:pPr>
      <w:bookmarkStart w:id="373" w:name="_Toc101466592"/>
      <w:r>
        <w:t xml:space="preserve">A </w:t>
      </w:r>
      <w:r w:rsidR="00A55597">
        <w:t>megoldandó probléma</w:t>
      </w:r>
      <w:bookmarkEnd w:id="373"/>
    </w:p>
    <w:p w14:paraId="58955333" w14:textId="5178B3F3" w:rsidR="009B2F54" w:rsidRDefault="00603A4C" w:rsidP="00F16E9F">
      <w:r>
        <w:t>A hivatkozásszámonkérés dolgozat automatizálásának az ötlete akkor született meg amikor először vettem részt a szakszeminárium 1 tárgyon. A tanárom panaszkodott, hogy nagyon sok idő ezeket a dolgozatokat javítani és ahhoz képest</w:t>
      </w:r>
      <w:r w:rsidR="004A3491">
        <w:t>,</w:t>
      </w:r>
      <w:r>
        <w:t xml:space="preserve"> hogy mennyi idő elmegy vele a tárgynak a jegyét nem befolyásolja akkora mértékben. Viszont elhagyni sem lehet</w:t>
      </w:r>
      <w:r w:rsidR="00F43B83">
        <w:t>,</w:t>
      </w:r>
      <w:r>
        <w:t xml:space="preserve"> hiszen a tárgynak egyik kulcs feladata a helyes hivatkozás megtanítása.</w:t>
      </w:r>
      <w:r w:rsidR="004A3491">
        <w:t xml:space="preserve"> A javítási idő hosszának az oka a dolgozat szerkezete volt, egy dolgozatnak a javítása sok figyelmet igényelt. A dolgozat szerkezetét azonban nem akarták megváltoztatni, mert ez a módszer a gyakorlati tudást ellenőrizte.</w:t>
      </w:r>
    </w:p>
    <w:p w14:paraId="075EA8D8" w14:textId="438D39F7" w:rsidR="004A3491" w:rsidRDefault="003F543B" w:rsidP="004A3491">
      <w:r>
        <w:t>A dolgozat egy másfél-két oldalas Microsoft Word dokumentum volt, amely egy tudományos szöveget tartalmazott tele hivatkozásokkal és a hozzátartozó irodalom jegyzékkel. Ezekben a hivatkozásokban és az irodalom jegyzékben 10 hivatkozási szabály hiba volt elrejtve, és a hallgatók feladata volt ezeket megtalá</w:t>
      </w:r>
      <w:r w:rsidR="00EC5BB5">
        <w:t>lni és kijavítani.</w:t>
      </w:r>
    </w:p>
    <w:p w14:paraId="1BF5847C" w14:textId="355C15B2" w:rsidR="00EC5BB5" w:rsidRDefault="004A6287" w:rsidP="004A3491">
      <w:r>
        <w:lastRenderedPageBreak/>
        <w:t>Ez a szerkezet lehetővé tette, hogy az ellenőrizzék, hogy a hallgatók felismerik-e a helyes és helytelen hivatkozásokat és azokat</w:t>
      </w:r>
      <w:r w:rsidR="00BA7903">
        <w:t xml:space="preserve"> ki</w:t>
      </w:r>
      <w:r>
        <w:t xml:space="preserve"> tudják-e javítani, valamint egy olyan szituációt tudott utánozni</w:t>
      </w:r>
      <w:r w:rsidR="00A55057">
        <w:t>, mint ami a szakdolgozat írás közben is felmerül, a saját dolgozat átnézését.</w:t>
      </w:r>
    </w:p>
    <w:p w14:paraId="382042E9" w14:textId="1F638910" w:rsidR="00A55057" w:rsidRDefault="00A55057" w:rsidP="004A3491">
      <w:r>
        <w:t xml:space="preserve">A javítás nehézsége pont ebből a szerkezetből </w:t>
      </w:r>
      <w:r w:rsidR="0068267E">
        <w:t>adódott, hiszen ezeket a dolgozatokat javítani is úgy kell, mint ahogy megoldani, nagy figyelemmel végig nézni minden egyes hivatkozás és eldönteni, hogy helyes-e vagy sem. Ez a folyamat 5-10 percet vesz igénybe dolgozatonként</w:t>
      </w:r>
      <w:r w:rsidR="009725A1">
        <w:t xml:space="preserve">, ami csoportonként 30 diákkal számolva körülbelül három és félórát vesz igénybe, és általában egy tanárnak nem csak egy csoportja van. </w:t>
      </w:r>
      <w:r w:rsidR="00716A8B">
        <w:t>A cél tehát ennek a javítási időnek a csökkentése, valamilyen automatizálás segítségével.</w:t>
      </w:r>
    </w:p>
    <w:p w14:paraId="65F85B25" w14:textId="63772FDE" w:rsidR="00C561BE" w:rsidRDefault="00C561BE" w:rsidP="00021771">
      <w:pPr>
        <w:pStyle w:val="Heading2"/>
      </w:pPr>
      <w:bookmarkStart w:id="374" w:name="_Toc101466593"/>
      <w:r>
        <w:t>A</w:t>
      </w:r>
      <w:r w:rsidR="00ED225D">
        <w:t>utomatizálási lehetőségek</w:t>
      </w:r>
      <w:bookmarkEnd w:id="374"/>
    </w:p>
    <w:p w14:paraId="770B95CE" w14:textId="2D94E2CE" w:rsidR="00A22732" w:rsidRDefault="00F24EC5" w:rsidP="00F24EC5">
      <w:r>
        <w:t xml:space="preserve">A számonkérések automatizálása nem egy új ötlet az egyetemek körében, már a 2017-es félévben is volt olyan tárgyam mi teljesen automatizálva javítottak </w:t>
      </w:r>
      <w:r w:rsidR="003E75A5">
        <w:t xml:space="preserve">az egyetemen. Ennek a hallgatók számára </w:t>
      </w:r>
      <w:r w:rsidR="007136E7">
        <w:t>a</w:t>
      </w:r>
      <w:r w:rsidR="003E75A5">
        <w:t xml:space="preserve">z volt a legnagyobb előnye, hogy azonnali visszajelzést kaptak a dolgozatuk vagy vizsgájuk eredményéről. A tanárok számára pedig munkát spórolt meg hiszen nem kellet a dolgozatok javításával időt tölteni. </w:t>
      </w:r>
    </w:p>
    <w:p w14:paraId="30346583" w14:textId="0C16FD75" w:rsidR="00EA678A" w:rsidRDefault="00EA678A" w:rsidP="00021771">
      <w:pPr>
        <w:pStyle w:val="Heading3"/>
      </w:pPr>
      <w:r>
        <w:t>Moodle rendszer</w:t>
      </w:r>
    </w:p>
    <w:p w14:paraId="0D119F33" w14:textId="60042261" w:rsidR="00087E84" w:rsidRDefault="003E75A5" w:rsidP="00087E84">
      <w:r>
        <w:t>Ezek az automatizálások többnyire a moodle felület segítségével valósultak meg</w:t>
      </w:r>
      <w:r w:rsidR="00B36E52">
        <w:t>. Ahogy már az elméleti részben is említettem ez a rendszer rengetek előnnyel rendelkezik, ezek közül megemlíteném az ehhez a témához kapcsolódókat.</w:t>
      </w:r>
      <w:r w:rsidR="00916DE2">
        <w:t xml:space="preserve"> </w:t>
      </w:r>
      <w:r w:rsidR="00B36E52">
        <w:t xml:space="preserve">Előnye egy saját fejlesztésű applikációval szemben, </w:t>
      </w:r>
      <w:r w:rsidR="00916DE2">
        <w:t>hogy egységes tehát nem kell minden tantárgyhoz külön rendszert fejleszteni és a tanároknak a kezelésület megtanulni. További előnye</w:t>
      </w:r>
      <w:r w:rsidR="000D6827">
        <w:t>,</w:t>
      </w:r>
      <w:r w:rsidR="00916DE2">
        <w:t xml:space="preserve"> hogy böngésző alapú</w:t>
      </w:r>
      <w:r w:rsidR="000D6827">
        <w:t xml:space="preserve">, nem igényel telepítést a gépeken, és akárhány ezközről használható ugyan olyan módon, változás nélkül. A web alapúság előnyt jelent a diákok számára is, akár az okostelefonon is elérhetőek a tesztek, teszt eredmények. A korona </w:t>
      </w:r>
      <w:r w:rsidR="00087E84">
        <w:t>vírus</w:t>
      </w:r>
      <w:r w:rsidR="000D6827">
        <w:t xml:space="preserve"> </w:t>
      </w:r>
      <w:r w:rsidR="00087E84">
        <w:t>ideje alatt pedig az egyetem elengedhetetlen részéve vált, mivel nélküle nem valósulhatott volna meg az online oktatás és az online számonkérés.</w:t>
      </w:r>
    </w:p>
    <w:p w14:paraId="2B3F08BB" w14:textId="51681429" w:rsidR="00087E84" w:rsidRDefault="00087E84" w:rsidP="00087E84">
      <w:r>
        <w:t xml:space="preserve">Az online oktatás ideje alatt az általam vizsgált zárthelyi dolgozatot is </w:t>
      </w:r>
      <w:r w:rsidR="00EA678A">
        <w:t>online kellett lebonyolítani, a 2020/2021 tavaszi félévben moodle teszt váltotta fel a Word dokumentum alapú vizsgát.</w:t>
      </w:r>
      <w:r w:rsidR="000A4F4D">
        <w:t xml:space="preserve"> Ez a teszt egyszerűen 10 feladat választós kérdésből ált, amelyeknél három vagy négy válaszlehetőség közül kellett kiválasztani a helyes hivatkozást, vagy kiválasztani melyik illik a szövegbe.</w:t>
      </w:r>
      <w:r w:rsidR="00EA678A">
        <w:t xml:space="preserve"> Én ebben a félévben is részt vettem ezen a számonkérésen, és saját tapasztalatból mondhatom, hogy hiányzott belőle a gyakorlati felhasználásra való felkészítés</w:t>
      </w:r>
      <w:r w:rsidR="00124ACC">
        <w:t>, és az, hogy ezt szakdolgozat témát írom azt bizonyítja, hogy a tárgy felelős tanárok is így gondolják.</w:t>
      </w:r>
    </w:p>
    <w:p w14:paraId="63B27CBC" w14:textId="4F9E9032" w:rsidR="00124ACC" w:rsidRDefault="00124ACC" w:rsidP="00087E84">
      <w:r>
        <w:lastRenderedPageBreak/>
        <w:t>Ez a számonkérés mutatja meg a moodle egyik gyengeségét az automatizálás terén. Moodle teszt segítségével, amelyet automatikusan javít a rendszer nehéz olyan szöveg alapú feladatsor összeállítani, amely a gyakorlati és nem az elméleti tudást vizsgálja. Tehát számomra és az én feladatomra a moodle nem megfelelő.</w:t>
      </w:r>
    </w:p>
    <w:p w14:paraId="110E9F2A" w14:textId="385034EE" w:rsidR="00124ACC" w:rsidRDefault="00ED4A8A" w:rsidP="00021771">
      <w:pPr>
        <w:pStyle w:val="Heading3"/>
      </w:pPr>
      <w:r>
        <w:t>Microsoft Office megoldások</w:t>
      </w:r>
    </w:p>
    <w:p w14:paraId="3836C30D" w14:textId="1200B796" w:rsidR="00ED4A8A" w:rsidRDefault="00ED4A8A" w:rsidP="00ED4A8A">
      <w:r>
        <w:t>Az eredeti dolgozat formájából kiindulva a következő gondolatom az eredeti dolgozat ellenőrzésének megoldása valamilyen</w:t>
      </w:r>
      <w:r w:rsidR="007136E7">
        <w:t xml:space="preserve"> Microsoft </w:t>
      </w:r>
      <w:r w:rsidR="00BA7903">
        <w:t>Office-on</w:t>
      </w:r>
      <w:r>
        <w:t xml:space="preserve"> belüli megoldással volt</w:t>
      </w:r>
      <w:r w:rsidR="0016111C">
        <w:t xml:space="preserve">. Erre a legegyszerűbb megoldás egy Word makró fejlesztése lett volna, viszont </w:t>
      </w:r>
      <w:r w:rsidR="00B36E52">
        <w:t xml:space="preserve">ahogy már az elméleti részben is említettem a makrók </w:t>
      </w:r>
      <w:r w:rsidR="006D649C">
        <w:t>sok hibát rejtenek magukban</w:t>
      </w:r>
      <w:r w:rsidR="0016111C">
        <w:t>. Az Office makrók általános hibája a kód nehéz követhetősége</w:t>
      </w:r>
      <w:r w:rsidR="00BA7903">
        <w:t>,</w:t>
      </w:r>
      <w:r w:rsidR="0016111C">
        <w:t xml:space="preserve"> a dokumentáció teljes hiánya vagy </w:t>
      </w:r>
      <w:r w:rsidR="00F0562D">
        <w:t xml:space="preserve">az utólagos javítások, fejlesztések dokumentálásának hiánya. Általános használata is problémás, hiszen minden dokumentumra külön kell telepíteni és az sem garantált, hogy minden gépen egyforma működés várható. Ebben az esetben azonban a legnagyobb probléma a makró használattal az, hogy </w:t>
      </w:r>
      <w:r w:rsidR="0052552B">
        <w:t>a forráskód könnyű terjedése miatt könnyen a hallgatók kezébe kerülhet, ami az egész számonkérést veszélyeztetni. A makró egy javított dolgozat megtekintésekor is kikerül, ha azt nem távolítják el visszaosztás el</w:t>
      </w:r>
      <w:r w:rsidR="00BA7903">
        <w:t>ő</w:t>
      </w:r>
      <w:r w:rsidR="0052552B">
        <w:t xml:space="preserve">tt, </w:t>
      </w:r>
      <w:r w:rsidR="004A1C2B">
        <w:t>ami</w:t>
      </w:r>
      <w:r w:rsidR="0052552B">
        <w:t xml:space="preserve"> egy olyan kockázatot jelent, amit nem lehet megengedni. Tehát Office makróval nem lehet megoldani a javítást a magas kockázat miatt.</w:t>
      </w:r>
    </w:p>
    <w:p w14:paraId="24FECBEC" w14:textId="6AB2C2D2" w:rsidR="0052552B" w:rsidRDefault="00FC0754" w:rsidP="00ED4A8A">
      <w:r>
        <w:t xml:space="preserve">A következő </w:t>
      </w:r>
      <w:r w:rsidR="004A1C2B">
        <w:t>Office-on</w:t>
      </w:r>
      <w:r>
        <w:t xml:space="preserve"> belüli megoldás a valamilyen </w:t>
      </w:r>
      <w:proofErr w:type="spellStart"/>
      <w:r>
        <w:t>plugin</w:t>
      </w:r>
      <w:proofErr w:type="spellEnd"/>
      <w:r>
        <w:t xml:space="preserve"> vagy add-in fejlesztése. Erre, mint ahogy a kutatási részben kifejtetem kétféle opció van, a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és az Office Web Add-in. A következő bekezdésekben ezeknek az előnyeit és hátrányait fogom leírni a probléma megoldásával kapcsolatban.</w:t>
      </w:r>
    </w:p>
    <w:p w14:paraId="523F1715" w14:textId="1BD1902E" w:rsidR="0020512C" w:rsidRDefault="003A6E9C" w:rsidP="0020512C">
      <w:r>
        <w:t xml:space="preserve">A </w:t>
      </w:r>
      <w:r w:rsidR="00922C08" w:rsidRPr="00922C08">
        <w:rPr>
          <w:b/>
          <w:bCs/>
        </w:rPr>
        <w:t xml:space="preserve">Visual </w:t>
      </w:r>
      <w:proofErr w:type="spellStart"/>
      <w:r w:rsidR="00922C08" w:rsidRPr="00922C08">
        <w:rPr>
          <w:b/>
          <w:bCs/>
        </w:rPr>
        <w:t>Studio</w:t>
      </w:r>
      <w:proofErr w:type="spellEnd"/>
      <w:r w:rsidR="00922C08" w:rsidRPr="00922C08">
        <w:rPr>
          <w:b/>
          <w:bCs/>
        </w:rPr>
        <w:t xml:space="preserve"> </w:t>
      </w:r>
      <w:proofErr w:type="spellStart"/>
      <w:r w:rsidR="00922C08" w:rsidRPr="00922C08">
        <w:rPr>
          <w:b/>
          <w:bCs/>
        </w:rPr>
        <w:t>Tools</w:t>
      </w:r>
      <w:proofErr w:type="spellEnd"/>
      <w:r w:rsidR="00922C08" w:rsidRPr="00922C08">
        <w:rPr>
          <w:b/>
          <w:bCs/>
        </w:rPr>
        <w:t xml:space="preserve"> </w:t>
      </w:r>
      <w:proofErr w:type="spellStart"/>
      <w:r w:rsidR="00922C08" w:rsidRPr="00922C08">
        <w:rPr>
          <w:b/>
          <w:bCs/>
        </w:rPr>
        <w:t>for</w:t>
      </w:r>
      <w:proofErr w:type="spellEnd"/>
      <w:r w:rsidR="00922C08" w:rsidRPr="00922C08">
        <w:rPr>
          <w:b/>
          <w:bCs/>
        </w:rPr>
        <w:t xml:space="preserve"> Office</w:t>
      </w:r>
      <w:r w:rsidR="00922C08">
        <w:t xml:space="preserve"> (</w:t>
      </w:r>
      <w:r>
        <w:t>VSTO</w:t>
      </w:r>
      <w:r w:rsidR="00922C08">
        <w:t>)</w:t>
      </w:r>
      <w:r>
        <w:t xml:space="preserve"> megoldás, mint ahogy a kutatási részben is szóvolt róla a Microsoft első megoldása a saját programok integrálására az Office környezetekben. Egy ilyen típusú </w:t>
      </w:r>
      <w:proofErr w:type="spellStart"/>
      <w:r>
        <w:t>plugin</w:t>
      </w:r>
      <w:proofErr w:type="spellEnd"/>
      <w:r>
        <w:t xml:space="preserve"> megoldás tudna lenni az általam felvetett automatizálási projektre. </w:t>
      </w:r>
      <w:r w:rsidR="002A7E96">
        <w:t>Ezeket az alkalmazásokat c# nyelven kell megírni, ami az iskola szempontjából előnyös hiszen ez az a programozási nyelv, amit tanítanak a Gazdaságinformatikus szakon a hallgatóknak, tehát vannak tanárok, akik részt tudnának venni a fejlesztésben és a karbantartásban. További előnye lenne a Web Add-in megoldással szemben az egyszerűsége, nincs szükség hozzá</w:t>
      </w:r>
      <w:r w:rsidR="003E2F86">
        <w:t xml:space="preserve"> web- vagy adatbázisszerverhez. </w:t>
      </w:r>
    </w:p>
    <w:p w14:paraId="6B352138" w14:textId="71C31894" w:rsidR="003E2F86" w:rsidRDefault="003E2F86" w:rsidP="0020512C">
      <w:r>
        <w:t>Az utolsóként felsorolt előnyből adódnak a VSTO hátrányai és hiányosságai is, azáltal, hogy nincs szükség szerverre a tárolt adatok nem tárolódnak központilag, tehát a mentett beállítások és feladatsorok nem lennének elérhetők az összes javító tanárnak. A program lokális mivoltából adódik az a probléma</w:t>
      </w:r>
      <w:r w:rsidR="00B42CD5">
        <w:t xml:space="preserve">, hogy minden egyes használandó gépre külön kell telepíteni </w:t>
      </w:r>
      <w:r w:rsidR="00B42CD5">
        <w:lastRenderedPageBreak/>
        <w:t>a programot, tehát a program terjesztését is külön meg kell oldani</w:t>
      </w:r>
      <w:r w:rsidR="00416CE3">
        <w:t>, ami rendszergazda jogosultság nélkül problémás az egyetem tulajdonában lévő számítógépeken</w:t>
      </w:r>
      <w:r w:rsidR="00B42CD5">
        <w:t xml:space="preserve">. </w:t>
      </w:r>
    </w:p>
    <w:p w14:paraId="6200F7B1" w14:textId="79ED5EC9" w:rsidR="00AD3722" w:rsidRDefault="00AD3722" w:rsidP="0020512C">
      <w:r>
        <w:t>A proje</w:t>
      </w:r>
      <w:r w:rsidR="005776AB">
        <w:t>k</w:t>
      </w:r>
      <w:r>
        <w:t xml:space="preserve">tem során nem a VSTO megoldást alkalmaztam az előbb felsorolt hátrányok miatt, továbbá mert számomra fontos volt, hogy az újabb megoldást alkalmazzam, hogy az évek során </w:t>
      </w:r>
      <w:r w:rsidR="005776AB">
        <w:t xml:space="preserve">ne, vagy csak később </w:t>
      </w:r>
      <w:r>
        <w:t>szűnjen</w:t>
      </w:r>
      <w:r w:rsidR="005776AB">
        <w:t xml:space="preserve"> meg</w:t>
      </w:r>
      <w:r>
        <w:t xml:space="preserve"> a támogatás az elkészült programhoz.</w:t>
      </w:r>
    </w:p>
    <w:p w14:paraId="0DA1439A" w14:textId="15347176" w:rsidR="0052552B" w:rsidRDefault="005776AB" w:rsidP="00ED4A8A">
      <w:r>
        <w:t xml:space="preserve">Az </w:t>
      </w:r>
      <w:r w:rsidRPr="00C03808">
        <w:rPr>
          <w:b/>
          <w:bCs/>
        </w:rPr>
        <w:t>Office Web Add-in</w:t>
      </w:r>
      <w:r>
        <w:t xml:space="preserve"> a Microsoft legújabb megoldása az Office alkalmazások saját funkciókkal való kiegészítésére. Ez a típusú applikáció is képes megoldani a felvetett automatizálási projektet. </w:t>
      </w:r>
      <w:r w:rsidR="00416CE3">
        <w:t>Előnye a webes szerkezet, aminek köszönhetően nem kell programot telepíteni egyik gépre sem csak az elérést kell beállítani minden gépen</w:t>
      </w:r>
      <w:r w:rsidR="00E2690D">
        <w:t>. Ezt</w:t>
      </w:r>
      <w:r w:rsidR="00416CE3">
        <w:t xml:space="preserve"> az egyetemi felhasználókon keresztül központilag is meg lehet tenni, de ha nem is központilak tesszük ezt meg akkor is csak az Office alkalmazásokon belül kell ezt beállítást elvégezni. További előnye, hogy nem csak Windows</w:t>
      </w:r>
      <w:r w:rsidR="0068601C">
        <w:t>-</w:t>
      </w:r>
      <w:r w:rsidR="00416CE3">
        <w:t xml:space="preserve">os gépeken </w:t>
      </w:r>
      <w:r w:rsidR="0068601C">
        <w:t>működik, felkínálva az opciót a tanároknak, hogy nem csak az egyetemi gépieken, hanem otthon is bármilyen operációs rendszeren is tudják használni.</w:t>
      </w:r>
    </w:p>
    <w:p w14:paraId="34F5C24A" w14:textId="4693DE71" w:rsidR="0068601C" w:rsidRDefault="0068601C" w:rsidP="00ED4A8A">
      <w:r>
        <w:t>Ennek a megoldásnak is vannak hátrányai, első és talán legnagyobb a webes kialakításból adódik, szükség van egy webszerverre amelyiken futhat az alkalmazás, de valamilyen szerverre más megoldások mellett is szükség lett volna a központi adat tárolás miatt.</w:t>
      </w:r>
      <w:r w:rsidR="00263187">
        <w:t xml:space="preserve"> További hátránya a sok féle nyelv, amit ismerni kell a fejlesztéshez, de meg oldható minden a webfejlesztéshez használt nyelvekkel (HTML, CSS, JavaScript, PHP) amelyeknek az ismerete amúgy is együtt jár.</w:t>
      </w:r>
    </w:p>
    <w:p w14:paraId="0A725EBD" w14:textId="793F6A33" w:rsidR="00263187" w:rsidRPr="00ED4A8A" w:rsidRDefault="00263187" w:rsidP="00ED4A8A">
      <w:r>
        <w:t>Én a projektemhez a</w:t>
      </w:r>
      <w:r w:rsidR="00657D8D">
        <w:t>z</w:t>
      </w:r>
      <w:r>
        <w:t xml:space="preserve"> Office web add-in megoldást választottam, tehát egy Word web add-int </w:t>
      </w:r>
      <w:r w:rsidR="00AE182C">
        <w:t>fejlesztettem</w:t>
      </w:r>
      <w:r w:rsidR="00657D8D">
        <w:t xml:space="preserve">. A projekt célkitűzésé egy olyan applikáció készítése, ami segítséget nyújt a Word alapú dolgozatok javításában, különös tekintettel a gazdaságinformatikus alap képzés szakszeminárium 1 tárgyához tartozó hivatkozási ismereteket </w:t>
      </w:r>
      <w:r w:rsidR="00D6569E">
        <w:t>számonkérő</w:t>
      </w:r>
      <w:r w:rsidR="00657D8D">
        <w:t xml:space="preserve"> dolgozat</w:t>
      </w:r>
      <w:r w:rsidR="00D6569E">
        <w:t>ra.</w:t>
      </w:r>
    </w:p>
    <w:p w14:paraId="53BA6F32" w14:textId="432FB247" w:rsidR="00F44470" w:rsidRDefault="00922C08" w:rsidP="00021771">
      <w:pPr>
        <w:pStyle w:val="Heading2"/>
      </w:pPr>
      <w:bookmarkStart w:id="375" w:name="_Toc101466594"/>
      <w:r>
        <w:t xml:space="preserve">Megoldás </w:t>
      </w:r>
      <w:r w:rsidR="00290A7D">
        <w:t>bemutatása</w:t>
      </w:r>
      <w:bookmarkEnd w:id="375"/>
    </w:p>
    <w:p w14:paraId="18BCABC2" w14:textId="4AAA6B6A" w:rsidR="00D6569E" w:rsidRPr="00D6569E" w:rsidRDefault="00D6569E" w:rsidP="00D6569E">
      <w:commentRangeStart w:id="376"/>
      <w:commentRangeStart w:id="377"/>
      <w:r>
        <w:t xml:space="preserve">Ebben az alfejezetben bemutatom a kitűzött célra kínált megoldás projektjének menetét, a </w:t>
      </w:r>
      <w:ins w:id="378" w:author="Mátrai Tibor" w:date="2022-04-21T23:42:00Z">
        <w:r w:rsidR="00BD4104">
          <w:t>v</w:t>
        </w:r>
      </w:ins>
      <w:del w:id="379" w:author="Mátrai Tibor" w:date="2022-04-21T23:42:00Z">
        <w:r w:rsidDel="00BD4104">
          <w:delText>V</w:delText>
        </w:r>
      </w:del>
      <w:r>
        <w:t>ízesés</w:t>
      </w:r>
      <w:del w:id="380" w:author="Mátrai Tibor" w:date="2022-04-21T23:42:00Z">
        <w:r w:rsidDel="00BD4104">
          <w:delText xml:space="preserve"> </w:delText>
        </w:r>
      </w:del>
      <w:r>
        <w:t xml:space="preserve">modell fázisai segítségével. </w:t>
      </w:r>
      <w:commentRangeEnd w:id="376"/>
      <w:r w:rsidR="009400FE">
        <w:rPr>
          <w:rStyle w:val="CommentReference"/>
        </w:rPr>
        <w:commentReference w:id="376"/>
      </w:r>
      <w:commentRangeEnd w:id="377"/>
      <w:r w:rsidR="004A0228">
        <w:rPr>
          <w:rStyle w:val="CommentReference"/>
        </w:rPr>
        <w:commentReference w:id="377"/>
      </w:r>
      <w:ins w:id="381" w:author="Mátrai Tibor" w:date="2022-04-21T21:16:00Z">
        <w:r w:rsidR="00741490">
          <w:t>A projekt során ezt a modellt alkalmaztam az egyedüli fejlesztés</w:t>
        </w:r>
      </w:ins>
      <w:ins w:id="382" w:author="Mátrai Tibor" w:date="2022-04-21T21:17:00Z">
        <w:r w:rsidR="00741490">
          <w:t xml:space="preserve"> és a rendszeres megbeszélések elkerülése érdekében amire nem lett volna ideje a</w:t>
        </w:r>
      </w:ins>
      <w:ins w:id="383" w:author="Mátrai Tibor" w:date="2022-04-21T21:18:00Z">
        <w:r w:rsidR="00741490">
          <w:t>z oktatóknak. A tovább fejlesztéshez azonban agi</w:t>
        </w:r>
      </w:ins>
      <w:ins w:id="384" w:author="Mátrai Tibor" w:date="2022-04-21T21:19:00Z">
        <w:r w:rsidR="00741490">
          <w:t xml:space="preserve">lis életciklus modellt javaslok, hogy az elkészült </w:t>
        </w:r>
      </w:ins>
      <w:ins w:id="385" w:author="Mátrai Tibor" w:date="2022-04-21T21:20:00Z">
        <w:r w:rsidR="00741490">
          <w:t>applikáció</w:t>
        </w:r>
      </w:ins>
      <w:ins w:id="386" w:author="Mátrai Tibor" w:date="2022-04-21T21:19:00Z">
        <w:r w:rsidR="00741490">
          <w:t xml:space="preserve"> minél jobban lefedje az aktuális t</w:t>
        </w:r>
      </w:ins>
      <w:ins w:id="387" w:author="Mátrai Tibor" w:date="2022-04-21T21:20:00Z">
        <w:r w:rsidR="00741490">
          <w:t>antárgy felelős igényeit.</w:t>
        </w:r>
      </w:ins>
      <w:ins w:id="388" w:author="Mátrai Tibor" w:date="2022-04-21T21:19:00Z">
        <w:r w:rsidR="00741490">
          <w:t xml:space="preserve"> </w:t>
        </w:r>
      </w:ins>
    </w:p>
    <w:p w14:paraId="794918F5" w14:textId="2BA53095" w:rsidR="00290A7D" w:rsidRDefault="00290A7D">
      <w:pPr>
        <w:pStyle w:val="tHeader3"/>
        <w:pPrChange w:id="389" w:author="Mátrai Tibor" w:date="2022-04-21T20:46:00Z">
          <w:pPr>
            <w:pStyle w:val="Heading3"/>
          </w:pPr>
        </w:pPrChange>
      </w:pPr>
      <w:bookmarkStart w:id="390" w:name="_Toc101466595"/>
      <w:commentRangeStart w:id="391"/>
      <w:commentRangeStart w:id="392"/>
      <w:r>
        <w:t>Követelmények</w:t>
      </w:r>
      <w:commentRangeEnd w:id="391"/>
      <w:r w:rsidR="009400FE">
        <w:rPr>
          <w:rStyle w:val="CommentReference"/>
          <w:rFonts w:eastAsiaTheme="minorHAnsi" w:cstheme="minorBidi"/>
        </w:rPr>
        <w:commentReference w:id="391"/>
      </w:r>
      <w:bookmarkEnd w:id="390"/>
      <w:commentRangeEnd w:id="392"/>
      <w:r w:rsidR="004A0228">
        <w:rPr>
          <w:rStyle w:val="CommentReference"/>
          <w:rFonts w:eastAsiaTheme="minorHAnsi" w:cstheme="minorBidi"/>
        </w:rPr>
        <w:commentReference w:id="392"/>
      </w:r>
    </w:p>
    <w:p w14:paraId="639CDD0A" w14:textId="52833825" w:rsidR="0034423C" w:rsidDel="00986EE9" w:rsidRDefault="003D2D6E" w:rsidP="000B04FE">
      <w:pPr>
        <w:rPr>
          <w:del w:id="393" w:author="Mátrai Tibor" w:date="2022-04-21T21:10:00Z"/>
        </w:rPr>
      </w:pPr>
      <w:commentRangeStart w:id="394"/>
      <w:del w:id="395" w:author="Mátrai Tibor" w:date="2022-04-21T21:10:00Z">
        <w:r w:rsidDel="00986EE9">
          <w:delText>A követelmények összeállítását Burka Dávid</w:delText>
        </w:r>
      </w:del>
      <w:del w:id="396" w:author="Mátrai Tibor" w:date="2022-04-20T22:32:00Z">
        <w:r w:rsidDel="0028085F">
          <w:delText xml:space="preserve"> </w:delText>
        </w:r>
        <w:commentRangeStart w:id="397"/>
        <w:r w:rsidDel="0028085F">
          <w:delText xml:space="preserve">tanárúr </w:delText>
        </w:r>
        <w:commentRangeEnd w:id="397"/>
        <w:r w:rsidR="009400FE" w:rsidDel="0028085F">
          <w:rPr>
            <w:rStyle w:val="CommentReference"/>
          </w:rPr>
          <w:commentReference w:id="397"/>
        </w:r>
      </w:del>
      <w:del w:id="398" w:author="Mátrai Tibor" w:date="2022-04-21T21:10:00Z">
        <w:r w:rsidDel="00986EE9">
          <w:delText xml:space="preserve">segítségével végeztem. Benne is felmerült az automatizálás ötlete amikor tanította ezt a tárgyat és fel is vetette </w:delText>
        </w:r>
        <w:r w:rsidR="00E2690D" w:rsidDel="00986EE9">
          <w:delText xml:space="preserve">az automatizálás ötletét </w:delText>
        </w:r>
        <w:r w:rsidDel="00986EE9">
          <w:delText xml:space="preserve">Vas Réka tanárnőnek, aki ebben az időben a tantárgy felelőse volt. A </w:delText>
        </w:r>
        <w:r w:rsidR="0034423C" w:rsidDel="00986EE9">
          <w:delText xml:space="preserve">kettőjük beszélgetése és a tanárúr gyakorlati tapasztalatai alapján szedtük össze az elvárásokat. </w:delText>
        </w:r>
        <w:commentRangeEnd w:id="394"/>
        <w:r w:rsidR="009400FE" w:rsidDel="00986EE9">
          <w:rPr>
            <w:rStyle w:val="CommentReference"/>
          </w:rPr>
          <w:commentReference w:id="394"/>
        </w:r>
      </w:del>
    </w:p>
    <w:p w14:paraId="7F43A7E9" w14:textId="75935590" w:rsidR="000B04FE" w:rsidRDefault="00911309" w:rsidP="000B04FE">
      <w:r>
        <w:t>A követelmények összeállítása el</w:t>
      </w:r>
      <w:r w:rsidR="00BA7903">
        <w:t>ő</w:t>
      </w:r>
      <w:r>
        <w:t xml:space="preserve">tt </w:t>
      </w:r>
      <w:commentRangeStart w:id="399"/>
      <w:commentRangeStart w:id="400"/>
      <w:r>
        <w:t>elemezn</w:t>
      </w:r>
      <w:ins w:id="401" w:author="Mátrai Tibor" w:date="2022-04-20T23:22:00Z">
        <w:r w:rsidR="009F5478">
          <w:t>i</w:t>
        </w:r>
      </w:ins>
      <w:del w:id="402" w:author="Mátrai Tibor" w:date="2022-04-20T23:22:00Z">
        <w:r w:rsidDel="009F5478">
          <w:delText>ünk</w:delText>
        </w:r>
      </w:del>
      <w:r>
        <w:t xml:space="preserve"> </w:t>
      </w:r>
      <w:commentRangeEnd w:id="399"/>
      <w:r w:rsidR="009400FE">
        <w:rPr>
          <w:rStyle w:val="CommentReference"/>
        </w:rPr>
        <w:commentReference w:id="399"/>
      </w:r>
      <w:commentRangeEnd w:id="400"/>
      <w:r w:rsidR="009F5478">
        <w:rPr>
          <w:rStyle w:val="CommentReference"/>
        </w:rPr>
        <w:commentReference w:id="400"/>
      </w:r>
      <w:r>
        <w:t>kellett a kitűzött célt, és a rendelkezésre álló eszközöket</w:t>
      </w:r>
      <w:r w:rsidR="00A43045">
        <w:t xml:space="preserve">. Korábban már bemutattam </w:t>
      </w:r>
      <w:ins w:id="403" w:author="Mátrai Tibor" w:date="2022-04-20T23:23:00Z">
        <w:r w:rsidR="009F5478">
          <w:t>ezeket a megoldásokat</w:t>
        </w:r>
      </w:ins>
      <w:del w:id="404" w:author="Mátrai Tibor" w:date="2022-04-20T23:23:00Z">
        <w:r w:rsidR="00A43045" w:rsidDel="009F5478">
          <w:delText>a rendelkezésre álló ezközöket</w:delText>
        </w:r>
      </w:del>
      <w:r w:rsidR="005844D3">
        <w:t xml:space="preserve">, amik közül a Word Web </w:t>
      </w:r>
      <w:r w:rsidR="005844D3">
        <w:lastRenderedPageBreak/>
        <w:t>Add-int választott</w:t>
      </w:r>
      <w:ins w:id="405" w:author="Mátrai Tibor" w:date="2022-04-20T23:22:00Z">
        <w:r w:rsidR="009F5478">
          <w:t>am</w:t>
        </w:r>
      </w:ins>
      <w:del w:id="406" w:author="Mátrai Tibor" w:date="2022-04-20T23:22:00Z">
        <w:r w:rsidR="005844D3" w:rsidDel="009F5478">
          <w:delText>unk</w:delText>
        </w:r>
      </w:del>
      <w:r w:rsidR="005844D3">
        <w:t xml:space="preserve">, mivel alkalmas a cél megvalósítására, és nekem a hozzá szükséges programozási nyelvekben volt nagyobb tapasztalatom. </w:t>
      </w:r>
    </w:p>
    <w:p w14:paraId="29EDFBB3" w14:textId="3CC0F138" w:rsidR="00205F23" w:rsidRDefault="005844D3" w:rsidP="00205F23">
      <w:r>
        <w:t xml:space="preserve">A </w:t>
      </w:r>
      <w:r w:rsidR="00205F23">
        <w:t>cél elemzése során megállapodtunk abban</w:t>
      </w:r>
      <w:ins w:id="407" w:author="Mátrai Tibor" w:date="2022-04-21T21:10:00Z">
        <w:r w:rsidR="00986EE9">
          <w:t xml:space="preserve"> Burka Dáviddal és a tantárgy ak</w:t>
        </w:r>
      </w:ins>
      <w:ins w:id="408" w:author="Mátrai Tibor" w:date="2022-04-21T21:11:00Z">
        <w:r w:rsidR="00986EE9">
          <w:t>kori tárgyfelelősével</w:t>
        </w:r>
      </w:ins>
      <w:ins w:id="409" w:author="Mátrai Tibor" w:date="2022-04-21T21:20:00Z">
        <w:r w:rsidR="00EF5EA3">
          <w:t xml:space="preserve"> Vas Réká</w:t>
        </w:r>
      </w:ins>
      <w:ins w:id="410" w:author="Mátrai Tibor" w:date="2022-04-21T21:21:00Z">
        <w:r w:rsidR="00EF5EA3">
          <w:t>val</w:t>
        </w:r>
      </w:ins>
      <w:r w:rsidR="00205F23">
        <w:t>, hogy a javítás automatizálását akkor lehet kisebb hibahatárral megoldani</w:t>
      </w:r>
      <w:r w:rsidR="00A95EB8">
        <w:t>,</w:t>
      </w:r>
      <w:r w:rsidR="00205F23">
        <w:t xml:space="preserve"> ha </w:t>
      </w:r>
      <w:r w:rsidR="00321159">
        <w:t xml:space="preserve">a </w:t>
      </w:r>
      <w:r w:rsidR="00205F23">
        <w:t>feladatsor összeállítását is a javításhoz használt applikáció</w:t>
      </w:r>
      <w:r w:rsidR="00321159">
        <w:t xml:space="preserve"> használatával </w:t>
      </w:r>
      <w:r w:rsidR="00205F23">
        <w:t xml:space="preserve">kell </w:t>
      </w:r>
      <w:r w:rsidR="00321159">
        <w:t>elvégezni</w:t>
      </w:r>
      <w:r w:rsidR="00A95EB8">
        <w:t xml:space="preserve">. Ezzel egyszerűsítve a javítást hiszen ebben az esetben a programnak nem kell ismernie a hivatkozási szabályokat csak azt kell tudnia, hogy mi a helyes megoldás a feladatra, amit pedig az összeállítás során eltudunk menteni. Ezzel meg is született az első kettő követelmény, az applikációnak tartalmaznia kell egy javítás és egy dolgozat összeállítás funkciót. </w:t>
      </w:r>
    </w:p>
    <w:p w14:paraId="29E72617" w14:textId="11B4C3FB" w:rsidR="00F904EB" w:rsidRDefault="00D36C6E" w:rsidP="00A76823">
      <w:r>
        <w:t>A két első követelmény meghatározása után kész</w:t>
      </w:r>
      <w:ins w:id="411" w:author="Mátrai Tibor" w:date="2022-04-19T22:39:00Z">
        <w:r w:rsidR="00265E97">
          <w:t>ült</w:t>
        </w:r>
      </w:ins>
      <w:del w:id="412" w:author="Mátrai Tibor" w:date="2022-04-19T22:39:00Z">
        <w:r w:rsidDel="00265E97">
          <w:delText>ítettem</w:delText>
        </w:r>
      </w:del>
      <w:r>
        <w:t xml:space="preserve"> egy </w:t>
      </w:r>
      <w:proofErr w:type="spellStart"/>
      <w:r>
        <w:t>Proof</w:t>
      </w:r>
      <w:proofErr w:type="spellEnd"/>
      <w:r>
        <w:t xml:space="preserve"> of </w:t>
      </w:r>
      <w:proofErr w:type="spellStart"/>
      <w:r>
        <w:t>Concept</w:t>
      </w:r>
      <w:proofErr w:type="spellEnd"/>
      <w:ins w:id="413" w:author="Mátrai Tibor" w:date="2022-04-20T23:32:00Z">
        <w:r w:rsidR="00D76398">
          <w:t xml:space="preserve"> (</w:t>
        </w:r>
        <w:proofErr w:type="spellStart"/>
        <w:r w:rsidR="00D76398">
          <w:t>PoC</w:t>
        </w:r>
        <w:proofErr w:type="spellEnd"/>
        <w:r w:rsidR="00D76398">
          <w:t>)</w:t>
        </w:r>
      </w:ins>
      <w:r>
        <w:t xml:space="preserve"> alkalmazás</w:t>
      </w:r>
      <w:del w:id="414" w:author="Mátrai Tibor" w:date="2022-04-19T22:39:00Z">
        <w:r w:rsidDel="00265E97">
          <w:delText>t</w:delText>
        </w:r>
      </w:del>
      <w:r>
        <w:t>, amelynek célja az volt, hogy megállapíts</w:t>
      </w:r>
      <w:ins w:id="415" w:author="Mátrai Tibor" w:date="2022-04-19T22:39:00Z">
        <w:r w:rsidR="00265E97">
          <w:t>a</w:t>
        </w:r>
      </w:ins>
      <w:del w:id="416" w:author="Mátrai Tibor" w:date="2022-04-19T22:39:00Z">
        <w:r w:rsidDel="00265E97">
          <w:delText>uk</w:delText>
        </w:r>
      </w:del>
      <w:r>
        <w:t xml:space="preserve"> lehetséges-e az álltalunk elképzelt funkciók megvalósítása</w:t>
      </w:r>
      <w:ins w:id="417" w:author="Mátrai Tibor" w:date="2022-04-21T21:26:00Z">
        <w:r w:rsidR="00B21CED">
          <w:t>, amiben nem voltam biztos mivel korábban nem készítettem W</w:t>
        </w:r>
      </w:ins>
      <w:ins w:id="418" w:author="Mátrai Tibor" w:date="2022-04-21T21:27:00Z">
        <w:r w:rsidR="00B21CED">
          <w:t>ord Web Add-int</w:t>
        </w:r>
      </w:ins>
      <w:r>
        <w:t xml:space="preserve">. A </w:t>
      </w:r>
      <w:proofErr w:type="spellStart"/>
      <w:ins w:id="419" w:author="Mátrai Tibor" w:date="2022-04-20T23:32:00Z">
        <w:r w:rsidR="00D76398">
          <w:t>PoC</w:t>
        </w:r>
        <w:proofErr w:type="spellEnd"/>
        <w:r w:rsidR="00D76398">
          <w:t xml:space="preserve"> </w:t>
        </w:r>
      </w:ins>
      <w:del w:id="420" w:author="Mátrai Tibor" w:date="2022-04-20T23:32:00Z">
        <w:r w:rsidDel="00D76398">
          <w:delText xml:space="preserve">Proof of Concept </w:delText>
        </w:r>
      </w:del>
      <w:r>
        <w:t>alkalmazás elkészült és működő képes volt</w:t>
      </w:r>
      <w:r w:rsidR="00F904EB">
        <w:t>, tehát folytathattuk a követelmények összegyűjtését.</w:t>
      </w:r>
      <w:r w:rsidR="00A76823">
        <w:t xml:space="preserve"> </w:t>
      </w:r>
      <w:r w:rsidR="00014C61">
        <w:t>A Tanár</w:t>
      </w:r>
      <w:ins w:id="421" w:author="Mátrai Tibor" w:date="2022-04-19T22:39:00Z">
        <w:r w:rsidR="00265E97">
          <w:t xml:space="preserve"> </w:t>
        </w:r>
      </w:ins>
      <w:r w:rsidR="00014C61">
        <w:t>úr javaslatára következő követelmény</w:t>
      </w:r>
      <w:ins w:id="422" w:author="Mátrai Tibor" w:date="2022-04-21T21:27:00Z">
        <w:r w:rsidR="00B21CED">
          <w:t>ként</w:t>
        </w:r>
      </w:ins>
      <w:r w:rsidR="00014C61">
        <w:t xml:space="preserve"> az</w:t>
      </w:r>
      <w:ins w:id="423" w:author="Mátrai Tibor" w:date="2022-04-21T21:27:00Z">
        <w:r w:rsidR="00B21CED">
          <w:t>t</w:t>
        </w:r>
      </w:ins>
      <w:r w:rsidR="00014C61">
        <w:t xml:space="preserve"> </w:t>
      </w:r>
      <w:del w:id="424" w:author="Mátrai Tibor" w:date="2022-04-21T21:27:00Z">
        <w:r w:rsidR="00014C61" w:rsidDel="00B21CED">
          <w:delText>volt</w:delText>
        </w:r>
      </w:del>
      <w:ins w:id="425" w:author="Mátrai Tibor" w:date="2022-04-21T21:27:00Z">
        <w:r w:rsidR="00B21CED">
          <w:t>fogalma</w:t>
        </w:r>
      </w:ins>
      <w:ins w:id="426" w:author="Mátrai Tibor" w:date="2022-04-21T21:28:00Z">
        <w:r w:rsidR="00B21CED">
          <w:t>ztam meg</w:t>
        </w:r>
      </w:ins>
      <w:r w:rsidR="00014C61">
        <w:t>, hogy az alkalmazás képes legyen több feladatsor készítésére ugyan abból a Word dokumentumból, azaz legyen lehetőség A, B, C stb. feladatsor készítésére lehetőleg kevesebb munkával</w:t>
      </w:r>
      <w:r w:rsidR="00DE2B40">
        <w:t>,</w:t>
      </w:r>
      <w:r w:rsidR="00014C61">
        <w:t xml:space="preserve"> mint az első feladat elkészítésével</w:t>
      </w:r>
      <w:r w:rsidR="00DE2B40">
        <w:t xml:space="preserve">. Ezt az első nagy funkció (feladatsor összeállítás) ketté szedésével </w:t>
      </w:r>
      <w:ins w:id="427" w:author="Mátrai Tibor" w:date="2022-04-21T21:28:00Z">
        <w:r w:rsidR="00B21CED">
          <w:t xml:space="preserve">terveztem </w:t>
        </w:r>
      </w:ins>
      <w:del w:id="428" w:author="Mátrai Tibor" w:date="2022-04-21T21:28:00Z">
        <w:r w:rsidR="00DE2B40" w:rsidDel="00B21CED">
          <w:delText>akart</w:delText>
        </w:r>
      </w:del>
      <w:del w:id="429" w:author="Mátrai Tibor" w:date="2022-04-19T22:40:00Z">
        <w:r w:rsidR="00DE2B40" w:rsidDel="00265E97">
          <w:delText>ü</w:delText>
        </w:r>
      </w:del>
      <w:del w:id="430" w:author="Mátrai Tibor" w:date="2022-04-21T21:28:00Z">
        <w:r w:rsidR="00DE2B40" w:rsidDel="00B21CED">
          <w:delText xml:space="preserve">k </w:delText>
        </w:r>
      </w:del>
      <w:r w:rsidR="00DE2B40">
        <w:t>megoldani.</w:t>
      </w:r>
    </w:p>
    <w:p w14:paraId="470B4C26" w14:textId="0FBB9CCF" w:rsidR="00DE2B40" w:rsidRDefault="00DE2B40" w:rsidP="00205F23">
      <w:r>
        <w:t xml:space="preserve">Negyedik követelményként az előző kiegészítésére meghatároztunk egy </w:t>
      </w:r>
      <w:proofErr w:type="spellStart"/>
      <w:r>
        <w:t>reset</w:t>
      </w:r>
      <w:proofErr w:type="spellEnd"/>
      <w:r>
        <w:t xml:space="preserve"> funkció szükségességét, amely lehetővé teszi az eredeti szöveg visszaállítását, </w:t>
      </w:r>
      <w:r w:rsidR="00A340A5">
        <w:t>a különböző feladatsorok készítése során, megállapítottuk továbbá a törlés funkció szükségességét, amellyel már elhelyezett feladatokat lehet kiszedni a dokumentumból.</w:t>
      </w:r>
    </w:p>
    <w:p w14:paraId="54AED042" w14:textId="77777777" w:rsidR="00B21CED" w:rsidRDefault="00A340A5" w:rsidP="00B21CED">
      <w:pPr>
        <w:rPr>
          <w:ins w:id="431" w:author="Mátrai Tibor" w:date="2022-04-21T21:29:00Z"/>
        </w:rPr>
      </w:pPr>
      <w:r>
        <w:t xml:space="preserve">A felhasználói felülettel kapcsolatban nem állapítottunk meg részletes követelményeket </w:t>
      </w:r>
      <w:r w:rsidR="00321159">
        <w:t>v</w:t>
      </w:r>
      <w:r>
        <w:t xml:space="preserve">iszont leszögeztük, hogy az elkészült alkalmazásnak felhasználó barát kezelő felülettel és a </w:t>
      </w:r>
      <w:r w:rsidR="00A1136F">
        <w:t>Microsoft Word általános megjelenésétől nem nagyban eltérő felületet alakítunk ki.</w:t>
      </w:r>
      <w:r w:rsidR="005C034C">
        <w:t xml:space="preserve"> </w:t>
      </w:r>
      <w:del w:id="432" w:author="Mátrai Tibor" w:date="2022-04-20T23:42:00Z">
        <w:r w:rsidR="00A1136F" w:rsidDel="009762ED">
          <w:delText>Ezen főbb követelmények megállapítása után haladt tovább a projekt a Tervezés fázisba.</w:delText>
        </w:r>
      </w:del>
      <w:ins w:id="433" w:author="Mátrai Tibor" w:date="2022-04-20T23:42:00Z">
        <w:r w:rsidR="00FA4D18">
          <w:t>E</w:t>
        </w:r>
      </w:ins>
      <w:ins w:id="434" w:author="Mátrai Tibor" w:date="2022-04-20T23:43:00Z">
        <w:r w:rsidR="00FA4D18">
          <w:t>zzel az utolsó követelménnyel összeállt a következő követelmény lista:</w:t>
        </w:r>
      </w:ins>
      <w:ins w:id="435" w:author="Mátrai Tibor" w:date="2022-04-21T21:29:00Z">
        <w:r w:rsidR="00B21CED" w:rsidRPr="00B21CED">
          <w:t xml:space="preserve"> </w:t>
        </w:r>
      </w:ins>
    </w:p>
    <w:p w14:paraId="539EABF3" w14:textId="034784AE" w:rsidR="00B21CED" w:rsidRDefault="00B21CED">
      <w:pPr>
        <w:pStyle w:val="ListParagraph"/>
        <w:numPr>
          <w:ilvl w:val="0"/>
          <w:numId w:val="13"/>
        </w:numPr>
        <w:rPr>
          <w:ins w:id="436" w:author="Mátrai Tibor" w:date="2022-04-21T21:29:00Z"/>
        </w:rPr>
        <w:pPrChange w:id="437" w:author="Mátrai Tibor" w:date="2022-04-21T21:30:00Z">
          <w:pPr/>
        </w:pPrChange>
      </w:pPr>
      <w:ins w:id="438" w:author="Mátrai Tibor" w:date="2022-04-21T21:29:00Z">
        <w:r>
          <w:t>Dokumentum előkészítése funkció fejlesztése</w:t>
        </w:r>
      </w:ins>
      <w:ins w:id="439" w:author="Mátrai Tibor" w:date="2022-04-21T21:36:00Z">
        <w:r w:rsidR="00A321C6">
          <w:t>, amelynek segítségével el lehet menteni az összes lehetséges feladat helyét.</w:t>
        </w:r>
      </w:ins>
    </w:p>
    <w:p w14:paraId="0937763A" w14:textId="34B8EBA4" w:rsidR="00B21CED" w:rsidRDefault="00B21CED">
      <w:pPr>
        <w:pStyle w:val="ListParagraph"/>
        <w:numPr>
          <w:ilvl w:val="0"/>
          <w:numId w:val="13"/>
        </w:numPr>
        <w:rPr>
          <w:ins w:id="440" w:author="Mátrai Tibor" w:date="2022-04-21T21:29:00Z"/>
        </w:rPr>
        <w:pPrChange w:id="441" w:author="Mátrai Tibor" w:date="2022-04-21T21:30:00Z">
          <w:pPr/>
        </w:pPrChange>
      </w:pPr>
      <w:ins w:id="442" w:author="Mátrai Tibor" w:date="2022-04-21T21:29:00Z">
        <w:r>
          <w:t>Hibák elhelyezése funkció fejlesztése</w:t>
        </w:r>
      </w:ins>
      <w:ins w:id="443" w:author="Mátrai Tibor" w:date="2022-04-21T21:36:00Z">
        <w:r w:rsidR="00A321C6">
          <w:t>,</w:t>
        </w:r>
      </w:ins>
      <w:ins w:id="444" w:author="Mátrai Tibor" w:date="2022-04-21T21:35:00Z">
        <w:r w:rsidR="00D5553A">
          <w:t xml:space="preserve"> amely lehet</w:t>
        </w:r>
        <w:r w:rsidR="00A321C6">
          <w:t>ségesé teszi több feladatsor készítését</w:t>
        </w:r>
      </w:ins>
      <w:ins w:id="445" w:author="Mátrai Tibor" w:date="2022-04-21T21:36:00Z">
        <w:r w:rsidR="00A321C6">
          <w:t>.</w:t>
        </w:r>
      </w:ins>
    </w:p>
    <w:p w14:paraId="2FBF4698" w14:textId="38F55E3D" w:rsidR="00B21CED" w:rsidRDefault="00B21CED">
      <w:pPr>
        <w:pStyle w:val="ListParagraph"/>
        <w:numPr>
          <w:ilvl w:val="0"/>
          <w:numId w:val="13"/>
        </w:numPr>
        <w:rPr>
          <w:ins w:id="446" w:author="Mátrai Tibor" w:date="2022-04-21T21:29:00Z"/>
        </w:rPr>
        <w:pPrChange w:id="447" w:author="Mátrai Tibor" w:date="2022-04-21T21:30:00Z">
          <w:pPr/>
        </w:pPrChange>
      </w:pPr>
      <w:ins w:id="448" w:author="Mátrai Tibor" w:date="2022-04-21T21:29:00Z">
        <w:r>
          <w:t>Javítás funkció fejlesztése</w:t>
        </w:r>
      </w:ins>
      <w:ins w:id="449" w:author="Mátrai Tibor" w:date="2022-04-21T21:36:00Z">
        <w:r w:rsidR="00A321C6">
          <w:t xml:space="preserve">, amely képes </w:t>
        </w:r>
      </w:ins>
      <w:ins w:id="450" w:author="Mátrai Tibor" w:date="2022-04-21T21:37:00Z">
        <w:r w:rsidR="00A321C6">
          <w:t>megtalálni a hallgatók helyes és helytelen megoldásait.</w:t>
        </w:r>
      </w:ins>
    </w:p>
    <w:p w14:paraId="5803FF8C" w14:textId="4CBDFBC9" w:rsidR="00B21CED" w:rsidRDefault="00B21CED">
      <w:pPr>
        <w:pStyle w:val="ListParagraph"/>
        <w:numPr>
          <w:ilvl w:val="0"/>
          <w:numId w:val="13"/>
        </w:numPr>
        <w:rPr>
          <w:ins w:id="451" w:author="Mátrai Tibor" w:date="2022-04-21T21:29:00Z"/>
        </w:rPr>
        <w:pPrChange w:id="452" w:author="Mátrai Tibor" w:date="2022-04-21T21:30:00Z">
          <w:pPr/>
        </w:pPrChange>
      </w:pPr>
      <w:proofErr w:type="spellStart"/>
      <w:ins w:id="453" w:author="Mátrai Tibor" w:date="2022-04-21T21:29:00Z">
        <w:r>
          <w:lastRenderedPageBreak/>
          <w:t>Reset</w:t>
        </w:r>
        <w:proofErr w:type="spellEnd"/>
        <w:r>
          <w:t xml:space="preserve"> funkció fejlesztése</w:t>
        </w:r>
      </w:ins>
      <w:ins w:id="454" w:author="Mátrai Tibor" w:date="2022-04-21T21:37:00Z">
        <w:r w:rsidR="00A321C6">
          <w:t>, aminek segítségével vissza lehet</w:t>
        </w:r>
      </w:ins>
      <w:ins w:id="455" w:author="Mátrai Tibor" w:date="2022-04-21T21:38:00Z">
        <w:r w:rsidR="00A321C6">
          <w:t xml:space="preserve"> állítani a dokumentum előkészítés utáni állapotot.</w:t>
        </w:r>
      </w:ins>
    </w:p>
    <w:p w14:paraId="2C6F7EE5" w14:textId="473FEDC9" w:rsidR="00B21CED" w:rsidRDefault="00B21CED">
      <w:pPr>
        <w:pStyle w:val="ListParagraph"/>
        <w:numPr>
          <w:ilvl w:val="0"/>
          <w:numId w:val="13"/>
        </w:numPr>
        <w:rPr>
          <w:ins w:id="456" w:author="Mátrai Tibor" w:date="2022-04-21T21:29:00Z"/>
        </w:rPr>
        <w:pPrChange w:id="457" w:author="Mátrai Tibor" w:date="2022-04-21T21:30:00Z">
          <w:pPr/>
        </w:pPrChange>
      </w:pPr>
      <w:ins w:id="458" w:author="Mátrai Tibor" w:date="2022-04-21T21:29:00Z">
        <w:r>
          <w:t>Törlés funkciók fejlesztése</w:t>
        </w:r>
      </w:ins>
      <w:ins w:id="459" w:author="Mátrai Tibor" w:date="2022-04-21T21:38:00Z">
        <w:r w:rsidR="00A321C6">
          <w:t xml:space="preserve">, amelynek a segítségével </w:t>
        </w:r>
        <w:proofErr w:type="spellStart"/>
        <w:r w:rsidR="00A321C6">
          <w:t>tözölni</w:t>
        </w:r>
        <w:proofErr w:type="spellEnd"/>
        <w:r w:rsidR="00A321C6">
          <w:t xml:space="preserve"> lehet a tévesen elhelyezett feladatokat.</w:t>
        </w:r>
      </w:ins>
    </w:p>
    <w:p w14:paraId="36FC9A34" w14:textId="198DF89E" w:rsidR="00A1136F" w:rsidRDefault="00B21CED">
      <w:pPr>
        <w:pStyle w:val="ListParagraph"/>
        <w:numPr>
          <w:ilvl w:val="0"/>
          <w:numId w:val="13"/>
        </w:numPr>
        <w:rPr>
          <w:ins w:id="460" w:author="Mátrai Tibor" w:date="2022-04-20T23:35:00Z"/>
        </w:rPr>
        <w:pPrChange w:id="461" w:author="Mátrai Tibor" w:date="2022-04-21T21:30:00Z">
          <w:pPr/>
        </w:pPrChange>
      </w:pPr>
      <w:ins w:id="462" w:author="Mátrai Tibor" w:date="2022-04-21T21:29:00Z">
        <w:r>
          <w:t>Felhasználó barát</w:t>
        </w:r>
      </w:ins>
      <w:ins w:id="463" w:author="Mátrai Tibor" w:date="2022-04-21T21:39:00Z">
        <w:r w:rsidR="00A321C6">
          <w:t xml:space="preserve"> kezelő felület</w:t>
        </w:r>
      </w:ins>
      <w:ins w:id="464" w:author="Mátrai Tibor" w:date="2022-04-21T21:29:00Z">
        <w:r>
          <w:t>,</w:t>
        </w:r>
      </w:ins>
      <w:ins w:id="465" w:author="Mátrai Tibor" w:date="2022-04-21T21:39:00Z">
        <w:r w:rsidR="00A321C6">
          <w:t xml:space="preserve"> amely illeszkedik a Microsoft Word stílusához és lehetővé teszi a felsorolt funkciók </w:t>
        </w:r>
      </w:ins>
      <w:ins w:id="466" w:author="Mátrai Tibor" w:date="2022-04-21T21:40:00Z">
        <w:r w:rsidR="00A321C6">
          <w:t>használatát.</w:t>
        </w:r>
      </w:ins>
    </w:p>
    <w:p w14:paraId="75E72DE0" w14:textId="2974E745" w:rsidR="00D76398" w:rsidRDefault="00FA4D18" w:rsidP="005C034C">
      <w:ins w:id="467" w:author="Mátrai Tibor" w:date="2022-04-20T23:43:00Z">
        <w:r>
          <w:t>A lista átnézése után hal</w:t>
        </w:r>
      </w:ins>
      <w:ins w:id="468" w:author="Mátrai Tibor" w:date="2022-04-20T23:44:00Z">
        <w:r>
          <w:t>adtam tovább a tervezési fázisra.</w:t>
        </w:r>
      </w:ins>
    </w:p>
    <w:p w14:paraId="4FE0D67A" w14:textId="2A1EADCE" w:rsidR="00A1136F" w:rsidRDefault="00A1136F">
      <w:pPr>
        <w:pStyle w:val="tHeader3"/>
        <w:pPrChange w:id="469" w:author="Mátrai Tibor" w:date="2022-04-21T20:48:00Z">
          <w:pPr>
            <w:pStyle w:val="Heading3"/>
          </w:pPr>
        </w:pPrChange>
      </w:pPr>
      <w:bookmarkStart w:id="470" w:name="_Toc101466596"/>
      <w:r>
        <w:t>Tervezés</w:t>
      </w:r>
      <w:bookmarkEnd w:id="470"/>
    </w:p>
    <w:p w14:paraId="3E5887F4" w14:textId="737303B0" w:rsidR="00A1136F" w:rsidDel="002004E2" w:rsidRDefault="006B1060" w:rsidP="00A1136F">
      <w:pPr>
        <w:rPr>
          <w:del w:id="471" w:author="Mátrai Tibor" w:date="2022-04-12T21:40:00Z"/>
        </w:rPr>
      </w:pPr>
      <w:r>
        <w:t xml:space="preserve">A Tervezés fázis alapjait a </w:t>
      </w:r>
      <w:proofErr w:type="spellStart"/>
      <w:ins w:id="472" w:author="Mátrai Tibor" w:date="2022-04-20T23:44:00Z">
        <w:r w:rsidR="00FA4D18">
          <w:t>PoC</w:t>
        </w:r>
        <w:proofErr w:type="spellEnd"/>
        <w:r w:rsidR="00FA4D18">
          <w:t xml:space="preserve"> </w:t>
        </w:r>
      </w:ins>
      <w:del w:id="473" w:author="Mátrai Tibor" w:date="2022-04-20T23:44:00Z">
        <w:r w:rsidDel="00FA4D18">
          <w:delText xml:space="preserve">Proof of Concept </w:delText>
        </w:r>
      </w:del>
      <w:r>
        <w:t>applikáció készítése során el kellett végezni. A fázis első lépése</w:t>
      </w:r>
      <w:del w:id="474" w:author="David Burka" w:date="2022-04-16T12:22:00Z">
        <w:r w:rsidDel="009A6504">
          <w:delText xml:space="preserve"> </w:delText>
        </w:r>
      </w:del>
      <w:r>
        <w:t>ként megállapítottam, hogy a webes működés érdekében és azért, hogy az eszköz használható legyen több rendszeren fennakadás nélkül szükség</w:t>
      </w:r>
      <w:del w:id="475" w:author="Mátrai Tibor" w:date="2022-04-12T21:38:00Z">
        <w:r w:rsidDel="002004E2">
          <w:delText>em</w:delText>
        </w:r>
      </w:del>
      <w:r>
        <w:t xml:space="preserve"> lesz egy adatbázis szerverre. </w:t>
      </w:r>
      <w:r w:rsidR="002D1D12">
        <w:t xml:space="preserve">A fejlesztés során az egyszerűség érdekében az </w:t>
      </w:r>
      <w:proofErr w:type="spellStart"/>
      <w:r w:rsidR="002D1D12">
        <w:t>EasyPHP</w:t>
      </w:r>
      <w:proofErr w:type="spellEnd"/>
      <w:r w:rsidR="002D1D12">
        <w:t xml:space="preserve"> </w:t>
      </w:r>
      <w:proofErr w:type="spellStart"/>
      <w:r w:rsidR="002D1D12">
        <w:t>devserver</w:t>
      </w:r>
      <w:proofErr w:type="spellEnd"/>
      <w:r w:rsidR="002D1D12">
        <w:t xml:space="preserve"> megoldását alkalmaztam</w:t>
      </w:r>
      <w:del w:id="476" w:author="David Burka" w:date="2022-04-16T12:23:00Z">
        <w:r w:rsidR="002D1D12" w:rsidDel="009A6504">
          <w:delText>, az ezt a választást az is támogatta, hogy webfejlesztő tanulmányim során is ezt a szervert alkalmaztuk</w:delText>
        </w:r>
      </w:del>
      <w:r w:rsidR="002D1D12">
        <w:t xml:space="preserve">. Ez a megoldás egy </w:t>
      </w:r>
      <w:proofErr w:type="spellStart"/>
      <w:r w:rsidR="002D1D12">
        <w:t>Apache</w:t>
      </w:r>
      <w:proofErr w:type="spellEnd"/>
      <w:r w:rsidR="002D1D12">
        <w:t xml:space="preserve"> alapú php szerver, amely már tartalmazza </w:t>
      </w:r>
      <w:proofErr w:type="spellStart"/>
      <w:r w:rsidR="002D1D12">
        <w:t>MySQL</w:t>
      </w:r>
      <w:proofErr w:type="spellEnd"/>
      <w:r w:rsidR="002D1D12">
        <w:t xml:space="preserve"> modult és a hozzá hasznát </w:t>
      </w:r>
      <w:proofErr w:type="spellStart"/>
      <w:r w:rsidR="002D1D12">
        <w:t>PhpMyAdmin</w:t>
      </w:r>
      <w:proofErr w:type="spellEnd"/>
      <w:r w:rsidR="002D1D12">
        <w:t xml:space="preserve"> kezelő felületet. A fejlesztés során </w:t>
      </w:r>
      <w:r w:rsidR="003421E3">
        <w:t>ez a szerver</w:t>
      </w:r>
      <w:del w:id="477" w:author="Mátrai Tibor" w:date="2022-04-12T21:39:00Z">
        <w:r w:rsidR="003421E3" w:rsidDel="002004E2">
          <w:delText xml:space="preserve"> tárolta</w:delText>
        </w:r>
      </w:del>
      <w:r w:rsidR="003421E3">
        <w:t xml:space="preserve"> a</w:t>
      </w:r>
      <w:ins w:id="478" w:author="Mátrai Tibor" w:date="2022-04-12T21:39:00Z">
        <w:r w:rsidR="002004E2">
          <w:t>dott otthont</w:t>
        </w:r>
      </w:ins>
      <w:r w:rsidR="003421E3">
        <w:t xml:space="preserve"> backend elemeit az applikációnak. </w:t>
      </w:r>
    </w:p>
    <w:p w14:paraId="3B9200F3" w14:textId="12741ABC" w:rsidR="003421E3" w:rsidRDefault="003421E3" w:rsidP="002004E2">
      <w:r>
        <w:t>A</w:t>
      </w:r>
      <w:ins w:id="479" w:author="Mátrai Tibor" w:date="2022-04-12T21:40:00Z">
        <w:r w:rsidR="002004E2">
          <w:t xml:space="preserve"> </w:t>
        </w:r>
        <w:proofErr w:type="spellStart"/>
        <w:r w:rsidR="002004E2">
          <w:t>FrontEnd</w:t>
        </w:r>
      </w:ins>
      <w:proofErr w:type="spellEnd"/>
      <w:del w:id="480" w:author="Mátrai Tibor" w:date="2022-04-12T21:40:00Z">
        <w:r w:rsidDel="002004E2">
          <w:delText>z</w:delText>
        </w:r>
      </w:del>
      <w:r>
        <w:t xml:space="preserve"> alkalmazás futtatásához is szükség van </w:t>
      </w:r>
      <w:del w:id="481" w:author="Mátrai Tibor" w:date="2022-04-21T21:31:00Z">
        <w:r w:rsidDel="00D5553A">
          <w:delText xml:space="preserve">egy </w:delText>
        </w:r>
      </w:del>
      <w:r>
        <w:t xml:space="preserve">webszerverre, a fejlesztés során azonban erről a szerverről a Visual </w:t>
      </w:r>
      <w:proofErr w:type="spellStart"/>
      <w:r>
        <w:t>Studio</w:t>
      </w:r>
      <w:proofErr w:type="spellEnd"/>
      <w:r>
        <w:t xml:space="preserve"> gondoskodik egy ISS </w:t>
      </w:r>
      <w:proofErr w:type="spellStart"/>
      <w:r>
        <w:t>localhost</w:t>
      </w:r>
      <w:proofErr w:type="spellEnd"/>
      <w:r>
        <w:t xml:space="preserve"> szerver formájában. Az éles használat során hasznát szerve</w:t>
      </w:r>
      <w:ins w:id="482" w:author="Mátrai Tibor" w:date="2022-04-12T21:41:00Z">
        <w:r w:rsidR="002004E2">
          <w:t>r</w:t>
        </w:r>
      </w:ins>
      <w:del w:id="483" w:author="Mátrai Tibor" w:date="2022-04-12T21:41:00Z">
        <w:r w:rsidDel="002004E2">
          <w:delText>rt</w:delText>
        </w:r>
      </w:del>
      <w:r>
        <w:t xml:space="preserve">re majd az </w:t>
      </w:r>
      <w:ins w:id="484" w:author="Mátrai Tibor" w:date="2022-04-21T21:31:00Z">
        <w:r w:rsidR="00D5553A">
          <w:t xml:space="preserve">tesztelés </w:t>
        </w:r>
      </w:ins>
      <w:del w:id="485" w:author="Mátrai Tibor" w:date="2022-04-21T21:31:00Z">
        <w:r w:rsidDel="00D5553A">
          <w:delText xml:space="preserve">implementáció </w:delText>
        </w:r>
      </w:del>
      <w:r>
        <w:t>fázisában fogok kitérni.</w:t>
      </w:r>
    </w:p>
    <w:p w14:paraId="21D72106" w14:textId="0AEC613D" w:rsidR="003421E3" w:rsidRDefault="003421E3" w:rsidP="00A1136F">
      <w:r>
        <w:t xml:space="preserve">A </w:t>
      </w:r>
      <w:proofErr w:type="spellStart"/>
      <w:ins w:id="486" w:author="Mátrai Tibor" w:date="2022-04-20T23:44:00Z">
        <w:r w:rsidR="00FA4D18">
          <w:t>PoC</w:t>
        </w:r>
        <w:proofErr w:type="spellEnd"/>
        <w:r w:rsidR="00FA4D18">
          <w:t xml:space="preserve"> </w:t>
        </w:r>
      </w:ins>
      <w:del w:id="487" w:author="Mátrai Tibor" w:date="2022-04-20T23:44:00Z">
        <w:r w:rsidDel="00FA4D18">
          <w:delText xml:space="preserve">Proof of Concept </w:delText>
        </w:r>
      </w:del>
      <w:r>
        <w:t xml:space="preserve">applikáció tervezése során tehát </w:t>
      </w:r>
      <w:r w:rsidR="006D738E">
        <w:t>ezeken a szervereken futó kódokat, a szerverek közti kommunikációt és sz adatbázis szerkezetet kellett megtervezn</w:t>
      </w:r>
      <w:ins w:id="488" w:author="Mátrai Tibor" w:date="2022-04-12T21:41:00Z">
        <w:r w:rsidR="002004E2">
          <w:t>i</w:t>
        </w:r>
      </w:ins>
      <w:del w:id="489" w:author="Mátrai Tibor" w:date="2022-04-12T21:41:00Z">
        <w:r w:rsidR="006D738E" w:rsidDel="002004E2">
          <w:delText>em</w:delText>
        </w:r>
      </w:del>
      <w:r w:rsidR="006D738E">
        <w:t xml:space="preserve">, amely terveket az elkészült alkalmazás tervezésénél is felhasználtam. </w:t>
      </w:r>
    </w:p>
    <w:p w14:paraId="758D3956" w14:textId="0083281D" w:rsidR="002F54EE" w:rsidDel="0028085F" w:rsidRDefault="0028085F" w:rsidP="002F54EE">
      <w:pPr>
        <w:pStyle w:val="Caption"/>
        <w:ind w:firstLine="0"/>
        <w:jc w:val="center"/>
        <w:rPr>
          <w:del w:id="490" w:author="Mátrai Tibor" w:date="2022-04-20T22:34:00Z"/>
          <w:noProof/>
          <w:color w:val="auto"/>
          <w:sz w:val="24"/>
          <w:szCs w:val="24"/>
        </w:rPr>
      </w:pPr>
      <w:bookmarkStart w:id="491" w:name="_Hlk100693936"/>
      <w:del w:id="492" w:author="Mátrai Tibor" w:date="2022-04-21T21:43:00Z">
        <w:r w:rsidDel="00DD2008">
          <w:rPr>
            <w:noProof/>
          </w:rPr>
          <mc:AlternateContent>
            <mc:Choice Requires="wpg">
              <w:drawing>
                <wp:inline distT="0" distB="0" distL="0" distR="0" wp14:anchorId="50E06475" wp14:editId="71AF4677">
                  <wp:extent cx="5760720" cy="1809750"/>
                  <wp:effectExtent l="0" t="0" r="0" b="0"/>
                  <wp:docPr id="23" name="Group 23"/>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7" name="Picture 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22"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60E8223D" w14:textId="77777777" w:rsidR="0028085F" w:rsidRDefault="0028085F" w:rsidP="0028085F">
                                <w:pPr>
                                  <w:pStyle w:val="Caption"/>
                                  <w:ind w:firstLine="0"/>
                                  <w:jc w:val="center"/>
                                  <w:rPr>
                                    <w:ins w:id="493" w:author="Mátrai Tibor" w:date="2022-04-20T22:34:00Z"/>
                                    <w:noProof/>
                                    <w:color w:val="auto"/>
                                    <w:sz w:val="24"/>
                                    <w:szCs w:val="24"/>
                                  </w:rPr>
                                </w:pPr>
                                <w:ins w:id="494"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ins>
                              </w:p>
                              <w:p w14:paraId="68D083F8" w14:textId="73997345" w:rsidR="0028085F" w:rsidDel="0028085F" w:rsidRDefault="0028085F" w:rsidP="0028085F">
                                <w:pPr>
                                  <w:pStyle w:val="Caption"/>
                                  <w:ind w:firstLine="0"/>
                                  <w:jc w:val="center"/>
                                  <w:rPr>
                                    <w:del w:id="495" w:author="Mátrai Tibor" w:date="2022-04-20T22:34:00Z"/>
                                    <w:noProof/>
                                    <w:color w:val="auto"/>
                                    <w:sz w:val="24"/>
                                    <w:szCs w:val="24"/>
                                  </w:rPr>
                                </w:pPr>
                                <w:del w:id="496"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28085F" w:rsidRDefault="0028085F" w:rsidP="0028085F"/>
                            </w:txbxContent>
                          </wps:txbx>
                          <wps:bodyPr rot="0" vert="horz" wrap="square" lIns="91440" tIns="45720" rIns="91440" bIns="45720" anchor="t" anchorCtr="0">
                            <a:noAutofit/>
                          </wps:bodyPr>
                        </wps:wsp>
                      </wpg:wgp>
                    </a:graphicData>
                  </a:graphic>
                </wp:inline>
              </w:drawing>
            </mc:Choice>
            <mc:Fallback>
              <w:pict>
                <v:group w14:anchorId="50E06475" id="Group 23" o:spid="_x0000_s1041"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">
                  <v:shape id="Picture 7" o:spid="_x0000_s1042"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">
                    <v:imagedata r:id="rId19" o:title="Diagram&#10;&#10;Description automatically generated"/>
                  </v:shape>
                  <v:shape id="Text Box 2" o:spid="_x0000_s1043"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0E8223D" w14:textId="77777777" w:rsidR="0028085F" w:rsidRDefault="0028085F" w:rsidP="0028085F">
                          <w:pPr>
                            <w:pStyle w:val="Caption"/>
                            <w:ind w:firstLine="0"/>
                            <w:jc w:val="center"/>
                            <w:rPr>
                              <w:ins w:id="497" w:author="Mátrai Tibor" w:date="2022-04-20T22:34:00Z"/>
                              <w:noProof/>
                              <w:color w:val="auto"/>
                              <w:sz w:val="24"/>
                              <w:szCs w:val="24"/>
                            </w:rPr>
                          </w:pPr>
                          <w:ins w:id="498"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ins>
                        </w:p>
                        <w:p w14:paraId="68D083F8" w14:textId="73997345" w:rsidR="0028085F" w:rsidDel="0028085F" w:rsidRDefault="0028085F" w:rsidP="0028085F">
                          <w:pPr>
                            <w:pStyle w:val="Caption"/>
                            <w:ind w:firstLine="0"/>
                            <w:jc w:val="center"/>
                            <w:rPr>
                              <w:del w:id="499" w:author="Mátrai Tibor" w:date="2022-04-20T22:34:00Z"/>
                              <w:noProof/>
                              <w:color w:val="auto"/>
                              <w:sz w:val="24"/>
                              <w:szCs w:val="24"/>
                            </w:rPr>
                          </w:pPr>
                          <w:del w:id="500"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28085F" w:rsidRDefault="0028085F" w:rsidP="0028085F"/>
                      </w:txbxContent>
                    </v:textbox>
                  </v:shape>
                  <w10:anchorlock/>
                </v:group>
              </w:pict>
            </mc:Fallback>
          </mc:AlternateContent>
        </w:r>
      </w:del>
      <w:del w:id="501" w:author="Mátrai Tibor" w:date="2022-04-20T22:34:00Z">
        <w:r w:rsidR="002F54EE" w:rsidDel="0028085F">
          <w:rPr>
            <w:noProof/>
            <w:color w:val="auto"/>
            <w:sz w:val="24"/>
            <w:szCs w:val="24"/>
          </w:rPr>
          <w:delText>4</w:delText>
        </w:r>
        <w:r w:rsidR="002F54EE" w:rsidRPr="00535694" w:rsidDel="0028085F">
          <w:rPr>
            <w:noProof/>
            <w:color w:val="auto"/>
            <w:sz w:val="24"/>
            <w:szCs w:val="24"/>
          </w:rPr>
          <w:delText xml:space="preserve">. ábra </w:delText>
        </w:r>
        <w:r w:rsidR="002F54EE" w:rsidDel="0028085F">
          <w:rPr>
            <w:noProof/>
            <w:color w:val="auto"/>
            <w:sz w:val="24"/>
            <w:szCs w:val="24"/>
          </w:rPr>
          <w:delText>FrontEnd és BackEnd applikációk kapcsolata</w:delText>
        </w:r>
        <w:commentRangeStart w:id="502"/>
        <w:commentRangeStart w:id="503"/>
        <w:commentRangeEnd w:id="502"/>
        <w:r w:rsidR="009A6504" w:rsidDel="0028085F">
          <w:rPr>
            <w:rStyle w:val="CommentReference"/>
            <w:i w:val="0"/>
            <w:iCs w:val="0"/>
            <w:color w:val="auto"/>
          </w:rPr>
          <w:commentReference w:id="502"/>
        </w:r>
        <w:commentRangeEnd w:id="503"/>
        <w:r w:rsidR="00A82010" w:rsidDel="0028085F">
          <w:rPr>
            <w:rStyle w:val="CommentReference"/>
            <w:i w:val="0"/>
            <w:iCs w:val="0"/>
            <w:color w:val="auto"/>
          </w:rPr>
          <w:commentReference w:id="503"/>
        </w:r>
      </w:del>
    </w:p>
    <w:bookmarkEnd w:id="491"/>
    <w:p w14:paraId="64CE7A2A" w14:textId="77777777" w:rsidR="00DD2008" w:rsidRDefault="002F54EE" w:rsidP="002F54EE">
      <w:pPr>
        <w:rPr>
          <w:ins w:id="504" w:author="Mátrai Tibor" w:date="2022-04-21T21:43:00Z"/>
          <w:i/>
          <w:iCs/>
          <w:noProof/>
          <w:color w:val="44546A" w:themeColor="text2"/>
          <w:sz w:val="18"/>
          <w:szCs w:val="18"/>
        </w:rPr>
      </w:pPr>
      <w:commentRangeStart w:id="505"/>
      <w:commentRangeStart w:id="506"/>
      <w:r>
        <w:t>A 4-es ábr</w:t>
      </w:r>
      <w:r w:rsidR="00061E32">
        <w:t xml:space="preserve">a </w:t>
      </w:r>
      <w:commentRangeEnd w:id="505"/>
      <w:r w:rsidR="009A6504">
        <w:rPr>
          <w:rStyle w:val="CommentReference"/>
        </w:rPr>
        <w:commentReference w:id="505"/>
      </w:r>
      <w:commentRangeEnd w:id="506"/>
      <w:r w:rsidR="008105C1">
        <w:rPr>
          <w:rStyle w:val="CommentReference"/>
        </w:rPr>
        <w:commentReference w:id="506"/>
      </w:r>
      <w:r w:rsidR="00061E32">
        <w:t>különböző alkalmazások közötti kapcsolatot mutatja be. A tervezés első lépéseként a Microsoft Word és a web add-in alkalmazás közötti adatátvitelt kellett megtervezni. Erre a célra a</w:t>
      </w:r>
      <w:ins w:id="507" w:author="Mátrai Tibor" w:date="2022-04-12T21:47:00Z">
        <w:r w:rsidR="0024547C">
          <w:t>z elméletirészben bemutatott</w:t>
        </w:r>
      </w:ins>
      <w:r w:rsidR="00061E32">
        <w:t xml:space="preserve"> 3-as ábrán látható </w:t>
      </w:r>
      <w:proofErr w:type="spellStart"/>
      <w:r w:rsidR="00061E32">
        <w:t>ContentControl</w:t>
      </w:r>
      <w:proofErr w:type="spellEnd"/>
      <w:r w:rsidR="00061E32">
        <w:t xml:space="preserve"> </w:t>
      </w:r>
      <w:r w:rsidR="00F017AE">
        <w:t>funkciót használtam, amelynek segítségével tárolni tudjuk a hivatkozások helyét a dokumentumban anélkül, hogy az a</w:t>
      </w:r>
      <w:ins w:id="508" w:author="Mátrai Tibor" w:date="2022-04-21T21:32:00Z">
        <w:r w:rsidR="00D5553A">
          <w:t>z elkészült progra</w:t>
        </w:r>
      </w:ins>
      <w:ins w:id="509" w:author="Mátrai Tibor" w:date="2022-04-21T21:33:00Z">
        <w:r w:rsidR="00D5553A">
          <w:t xml:space="preserve">m segítsége nélkül </w:t>
        </w:r>
      </w:ins>
      <w:del w:id="510" w:author="Mátrai Tibor" w:date="2022-04-21T21:32:00Z">
        <w:r w:rsidR="00F017AE" w:rsidDel="00D5553A">
          <w:delText xml:space="preserve"> programunkon kívül </w:delText>
        </w:r>
      </w:del>
      <w:r w:rsidR="00F017AE">
        <w:t xml:space="preserve">szerkeszthető lenne, valamint egy könnyen azonosítható, és könnyen módosítható felületet ad </w:t>
      </w:r>
      <w:ins w:id="511" w:author="Mátrai Tibor" w:date="2022-04-12T21:48:00Z">
        <w:r w:rsidR="0024547C">
          <w:t xml:space="preserve">a fejlesztett funkciók </w:t>
        </w:r>
      </w:ins>
      <w:del w:id="512" w:author="Mátrai Tibor" w:date="2022-04-12T21:48:00Z">
        <w:r w:rsidR="00F017AE" w:rsidDel="0024547C">
          <w:delText xml:space="preserve">a későbbi feladatok </w:delText>
        </w:r>
      </w:del>
      <w:r w:rsidR="00F017AE">
        <w:t>számára.</w:t>
      </w:r>
      <w:ins w:id="513" w:author="Mátrai Tibor" w:date="2022-04-21T21:43:00Z">
        <w:r w:rsidR="00DD2008" w:rsidRPr="00DD2008">
          <w:rPr>
            <w:i/>
            <w:iCs/>
            <w:noProof/>
            <w:color w:val="44546A" w:themeColor="text2"/>
            <w:sz w:val="18"/>
            <w:szCs w:val="18"/>
          </w:rPr>
          <w:t xml:space="preserve"> </w:t>
        </w:r>
      </w:ins>
    </w:p>
    <w:p w14:paraId="70BB8D1A" w14:textId="4EC13301" w:rsidR="0099166B" w:rsidRDefault="00DD2008">
      <w:pPr>
        <w:pStyle w:val="image"/>
        <w:pPrChange w:id="514" w:author="Mátrai Tibor" w:date="2022-04-21T21:43:00Z">
          <w:pPr/>
        </w:pPrChange>
      </w:pPr>
      <w:ins w:id="515" w:author="Mátrai Tibor" w:date="2022-04-21T21:43:00Z">
        <w:r>
          <w:rPr>
            <w:noProof/>
          </w:rPr>
          <w:lastRenderedPageBreak/>
          <mc:AlternateContent>
            <mc:Choice Requires="wpg">
              <w:drawing>
                <wp:inline distT="0" distB="0" distL="0" distR="0" wp14:anchorId="655DB536" wp14:editId="3AD66A85">
                  <wp:extent cx="5760720" cy="1809750"/>
                  <wp:effectExtent l="0" t="0" r="0" b="0"/>
                  <wp:docPr id="29" name="Group 29"/>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30" name="Picture 3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31"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06176602" w14:textId="77777777" w:rsidR="00DD2008" w:rsidRDefault="00DD2008" w:rsidP="00DD2008">
                                <w:pPr>
                                  <w:pStyle w:val="Caption"/>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p>
                              <w:p w14:paraId="4AB10356" w14:textId="77777777" w:rsidR="00DD2008" w:rsidRDefault="00DD2008" w:rsidP="00DD2008"/>
                            </w:txbxContent>
                          </wps:txbx>
                          <wps:bodyPr rot="0" vert="horz" wrap="square" lIns="91440" tIns="45720" rIns="91440" bIns="45720" anchor="t" anchorCtr="0">
                            <a:noAutofit/>
                          </wps:bodyPr>
                        </wps:wsp>
                      </wpg:wgp>
                    </a:graphicData>
                  </a:graphic>
                </wp:inline>
              </w:drawing>
            </mc:Choice>
            <mc:Fallback>
              <w:pict>
                <v:group w14:anchorId="655DB536" id="Group 29" o:spid="_x0000_s1044"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">
                  <v:shape id="Picture 30" o:spid="_x0000_s1045"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">
                    <v:imagedata r:id="rId19" o:title="Diagram&#10;&#10;Description automatically generated"/>
                  </v:shape>
                  <v:shape id="Text Box 2" o:spid="_x0000_s1046"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6176602" w14:textId="77777777" w:rsidR="00DD2008" w:rsidRDefault="00DD2008" w:rsidP="00DD2008">
                          <w:pPr>
                            <w:pStyle w:val="Caption"/>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p>
                        <w:p w14:paraId="4AB10356" w14:textId="77777777" w:rsidR="00DD2008" w:rsidRDefault="00DD2008" w:rsidP="00DD2008"/>
                      </w:txbxContent>
                    </v:textbox>
                  </v:shape>
                  <w10:anchorlock/>
                </v:group>
              </w:pict>
            </mc:Fallback>
          </mc:AlternateContent>
        </w:r>
      </w:ins>
    </w:p>
    <w:p w14:paraId="0AF92697" w14:textId="1E42E656" w:rsidR="002F54EE" w:rsidRDefault="009A6504" w:rsidP="002F54EE">
      <w:commentRangeStart w:id="516"/>
      <w:commentRangeEnd w:id="516"/>
      <w:r>
        <w:rPr>
          <w:rStyle w:val="CommentReference"/>
        </w:rPr>
        <w:commentReference w:id="516"/>
      </w:r>
      <w:r w:rsidR="0099166B">
        <w:t xml:space="preserve">Második feladat az adatbázis megtervezése volt. </w:t>
      </w:r>
      <w:r w:rsidR="00024ADA">
        <w:t xml:space="preserve">Az 5-ös ábrán látható a </w:t>
      </w:r>
      <w:commentRangeStart w:id="517"/>
      <w:commentRangeStart w:id="518"/>
      <w:del w:id="519" w:author="Mátrai Tibor" w:date="2022-04-20T23:45:00Z">
        <w:r w:rsidR="00024ADA" w:rsidDel="00FA4D18">
          <w:delText>Proof of Concept</w:delText>
        </w:r>
        <w:commentRangeEnd w:id="517"/>
        <w:r w:rsidDel="00FA4D18">
          <w:rPr>
            <w:rStyle w:val="CommentReference"/>
          </w:rPr>
          <w:commentReference w:id="517"/>
        </w:r>
        <w:commentRangeEnd w:id="518"/>
        <w:r w:rsidR="008105C1" w:rsidDel="00FA4D18">
          <w:rPr>
            <w:rStyle w:val="CommentReference"/>
          </w:rPr>
          <w:commentReference w:id="518"/>
        </w:r>
      </w:del>
      <w:proofErr w:type="spellStart"/>
      <w:ins w:id="520" w:author="Mátrai Tibor" w:date="2022-04-20T22:42:00Z">
        <w:r w:rsidR="008105C1">
          <w:t>PoC</w:t>
        </w:r>
      </w:ins>
      <w:proofErr w:type="spellEnd"/>
      <w:r w:rsidR="00024ADA">
        <w:t xml:space="preserve"> applikáció adatbázis szerkezete. Ennek a szerkezetnek a tervezése során az </w:t>
      </w:r>
      <w:r w:rsidR="008E6F82">
        <w:t xml:space="preserve">egyszerűségre kellett törekedni, viszont nem lehetett csak egy tábla, mivel akkor nem </w:t>
      </w:r>
      <w:commentRangeStart w:id="521"/>
      <w:commentRangeStart w:id="522"/>
      <w:proofErr w:type="spellStart"/>
      <w:r w:rsidR="008E6F82">
        <w:t>bizonosult</w:t>
      </w:r>
      <w:proofErr w:type="spellEnd"/>
      <w:r w:rsidR="008E6F82">
        <w:t xml:space="preserve"> volna az, hogy az elképzelt alkalmazás szerkezet képes több táblával dolgozni</w:t>
      </w:r>
      <w:commentRangeEnd w:id="521"/>
      <w:r>
        <w:rPr>
          <w:rStyle w:val="CommentReference"/>
        </w:rPr>
        <w:commentReference w:id="521"/>
      </w:r>
      <w:commentRangeEnd w:id="522"/>
      <w:r w:rsidR="008105C1">
        <w:rPr>
          <w:rStyle w:val="CommentReference"/>
        </w:rPr>
        <w:commentReference w:id="522"/>
      </w:r>
      <w:ins w:id="523" w:author="Mátrai Tibor" w:date="2022-04-20T22:39:00Z">
        <w:r w:rsidR="00E8481C">
          <w:t xml:space="preserve">, ez azért fontos mert az adat </w:t>
        </w:r>
        <w:proofErr w:type="spellStart"/>
        <w:r w:rsidR="00E8481C">
          <w:t>duplikáció</w:t>
        </w:r>
        <w:proofErr w:type="spellEnd"/>
        <w:r w:rsidR="00E8481C">
          <w:t xml:space="preserve"> elkerülése é</w:t>
        </w:r>
      </w:ins>
      <w:ins w:id="524" w:author="Mátrai Tibor" w:date="2022-04-20T22:40:00Z">
        <w:r w:rsidR="00E8481C">
          <w:t>rdekében az alkalmazás adatbázisában mindenképpen több táblára van szükség</w:t>
        </w:r>
      </w:ins>
      <w:r w:rsidR="008E6F82">
        <w:t>. Ezért döntöttem a két táblás szerkezet mellett</w:t>
      </w:r>
      <w:ins w:id="525" w:author="Mátrai Tibor" w:date="2022-04-20T22:42:00Z">
        <w:r w:rsidR="008105C1">
          <w:t>.</w:t>
        </w:r>
      </w:ins>
      <w:del w:id="526" w:author="Mátrai Tibor" w:date="2022-04-20T22:42:00Z">
        <w:r w:rsidR="008E6F82" w:rsidDel="008105C1">
          <w:delText>, amellyel tárhelyet is spórol az applikáció.</w:delText>
        </w:r>
      </w:del>
      <w:r w:rsidR="008E6F82">
        <w:t xml:space="preserve"> Az 5-ös ábrán látható Hivatkozások tábla szöveg </w:t>
      </w:r>
      <w:r w:rsidR="00536137">
        <w:t xml:space="preserve">oszlopa tárolja tárolt hivatkozások szövegét, a </w:t>
      </w:r>
      <w:proofErr w:type="spellStart"/>
      <w:r w:rsidR="00536137">
        <w:t>ContentControlID</w:t>
      </w:r>
      <w:proofErr w:type="spellEnd"/>
      <w:r w:rsidR="00536137">
        <w:t xml:space="preserve"> pedig a dokumentumban elhelyezett </w:t>
      </w:r>
      <w:proofErr w:type="spellStart"/>
      <w:r w:rsidR="00536137">
        <w:t>ContentControl</w:t>
      </w:r>
      <w:proofErr w:type="spellEnd"/>
      <w:r w:rsidR="00536137">
        <w:t xml:space="preserve"> azonosítóját tartalmazza, amelynek a segítségével találja meg a program a hivatkozások helyét. A </w:t>
      </w:r>
      <w:proofErr w:type="spellStart"/>
      <w:r w:rsidR="00536137">
        <w:t>DokNevek</w:t>
      </w:r>
      <w:proofErr w:type="spellEnd"/>
      <w:r w:rsidR="00536137">
        <w:t xml:space="preserve"> tábla szolgál a dolgozatok nevének tárolására, ennek a táblának az ID oszlopának a segítségével történik </w:t>
      </w:r>
      <w:r w:rsidR="003E21E3">
        <w:t>a hivatkozások elosztása, hogy mely dokumentumhoz tartoznak.</w:t>
      </w:r>
    </w:p>
    <w:p w14:paraId="3EF77970" w14:textId="77777777" w:rsidR="00DD2008" w:rsidRDefault="00DD2008">
      <w:pPr>
        <w:pStyle w:val="image"/>
        <w:rPr>
          <w:ins w:id="527" w:author="Mátrai Tibor" w:date="2022-04-21T21:42:00Z"/>
          <w:rStyle w:val="imageChar"/>
        </w:rPr>
        <w:pPrChange w:id="528" w:author="Mátrai Tibor" w:date="2022-04-21T21:42:00Z">
          <w:pPr/>
        </w:pPrChange>
      </w:pPr>
      <w:del w:id="529" w:author="Mátrai Tibor" w:date="2022-04-21T21:41:00Z">
        <w:r w:rsidRPr="00DD2008" w:rsidDel="00DD2008">
          <w:rPr>
            <w:rStyle w:val="imageChar"/>
            <w:rPrChange w:id="530" w:author="Mátrai Tibor" w:date="2022-04-21T21:42:00Z">
              <w:rPr>
                <w:noProof/>
                <w:lang w:val="en-US"/>
              </w:rPr>
            </w:rPrChange>
          </w:rPr>
          <mc:AlternateContent>
            <mc:Choice Requires="wpg">
              <w:drawing>
                <wp:inline distT="0" distB="0" distL="0" distR="0" wp14:anchorId="3B05B6B0" wp14:editId="4D0CC9E1">
                  <wp:extent cx="5765800" cy="2409825"/>
                  <wp:effectExtent l="0" t="0" r="6350" b="0"/>
                  <wp:docPr id="25" name="Group 25"/>
                  <wp:cNvGraphicFramePr/>
                  <a:graphic xmlns:a="http://schemas.openxmlformats.org/drawingml/2006/main">
                    <a:graphicData uri="http://schemas.microsoft.com/office/word/2010/wordprocessingGroup">
                      <wpg:wgp>
                        <wpg:cNvGrpSpPr/>
                        <wpg:grpSpPr>
                          <a:xfrm>
                            <a:off x="0" y="0"/>
                            <a:ext cx="5765800" cy="2409825"/>
                            <a:chOff x="0" y="0"/>
                            <a:chExt cx="5765800" cy="2409825"/>
                          </a:xfrm>
                        </wpg:grpSpPr>
                        <wps:wsp>
                          <wps:cNvPr id="12" name="Text Box 2"/>
                          <wps:cNvSpPr txBox="1">
                            <a:spLocks noChangeArrowheads="1"/>
                          </wps:cNvSpPr>
                          <wps:spPr bwMode="auto">
                            <a:xfrm>
                              <a:off x="1304925" y="2105025"/>
                              <a:ext cx="3314700" cy="304800"/>
                            </a:xfrm>
                            <a:prstGeom prst="rect">
                              <a:avLst/>
                            </a:prstGeom>
                            <a:noFill/>
                            <a:ln w="9525">
                              <a:noFill/>
                              <a:miter lim="800000"/>
                              <a:headEnd/>
                              <a:tailEnd/>
                            </a:ln>
                          </wps:spPr>
                          <wps:txbx>
                            <w:txbxContent>
                              <w:p w14:paraId="146C2C5D" w14:textId="77777777" w:rsidR="009A6504" w:rsidRDefault="009A6504" w:rsidP="003E21E3"/>
                            </w:txbxContent>
                          </wps:txbx>
                          <wps:bodyPr rot="0" vert="horz" wrap="square" lIns="91440" tIns="45720" rIns="91440" bIns="45720" anchor="t" anchorCtr="0">
                            <a:noAutofit/>
                          </wps:bodyPr>
                        </wps:wsp>
                        <pic:pic xmlns:pic="http://schemas.openxmlformats.org/drawingml/2006/picture">
                          <pic:nvPicPr>
                            <pic:cNvPr id="24" name="Picture 24" descr="Diagram&#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5800" cy="2109470"/>
                            </a:xfrm>
                            <a:prstGeom prst="rect">
                              <a:avLst/>
                            </a:prstGeom>
                          </pic:spPr>
                        </pic:pic>
                      </wpg:wgp>
                    </a:graphicData>
                  </a:graphic>
                </wp:inline>
              </w:drawing>
            </mc:Choice>
            <mc:Fallback>
              <w:pict>
                <v:group w14:anchorId="3B05B6B0" id="Group 25" o:spid="_x0000_s1047" style="width:454pt;height:189.75pt;mso-position-horizontal-relative:char;mso-position-vertical-relative:line" coordsize="57658,240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">
                  <v:shape id="Text Box 2" o:spid="_x0000_s1048" type="#_x0000_t202" style="position:absolute;left:13049;top:21050;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46C2C5D" w14:textId="77777777" w:rsidR="009A6504" w:rsidRDefault="009A6504" w:rsidP="003E21E3"/>
                      </w:txbxContent>
                    </v:textbox>
                  </v:shape>
                  <v:shape id="Picture 24" o:spid="_x0000_s1049" type="#_x0000_t75" alt="Diagram&#10;&#10;Description automatically generated with medium confidence" style="position:absolute;width:5765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">
                    <v:imagedata r:id="rId21" o:title="Diagram&#10;&#10;Description automatically generated with medium confidence"/>
                  </v:shape>
                  <w10:anchorlock/>
                </v:group>
              </w:pict>
            </mc:Fallback>
          </mc:AlternateContent>
        </w:r>
      </w:del>
      <w:r w:rsidR="0028085F" w:rsidRPr="00DD2008">
        <w:rPr>
          <w:rStyle w:val="imageChar"/>
          <w:rPrChange w:id="531" w:author="Mátrai Tibor" w:date="2022-04-21T21:42:00Z">
            <w:rPr>
              <w:noProof/>
              <w:lang w:val="en-US"/>
            </w:rPr>
          </w:rPrChange>
        </w:rPr>
        <mc:AlternateContent>
          <mc:Choice Requires="wpg">
            <w:drawing>
              <wp:inline distT="0" distB="0" distL="0" distR="0" wp14:anchorId="772D7D81" wp14:editId="3212964E">
                <wp:extent cx="3314700" cy="1981200"/>
                <wp:effectExtent l="0" t="0" r="0" b="0"/>
                <wp:docPr id="10" name="Group 10"/>
                <wp:cNvGraphicFramePr/>
                <a:graphic xmlns:a="http://schemas.openxmlformats.org/drawingml/2006/main">
                  <a:graphicData uri="http://schemas.microsoft.com/office/word/2010/wordprocessingGroup">
                    <wpg:wgp>
                      <wpg:cNvGrpSpPr/>
                      <wpg:grpSpPr>
                        <a:xfrm>
                          <a:off x="0" y="0"/>
                          <a:ext cx="3314700" cy="1981200"/>
                          <a:chOff x="0" y="0"/>
                          <a:chExt cx="3314700" cy="1981200"/>
                        </a:xfrm>
                      </wpg:grpSpPr>
                      <pic:pic xmlns:pic="http://schemas.openxmlformats.org/drawingml/2006/picture">
                        <pic:nvPicPr>
                          <pic:cNvPr id="8" name="Picture 8"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14700" cy="1495425"/>
                          </a:xfrm>
                          <a:prstGeom prst="rect">
                            <a:avLst/>
                          </a:prstGeom>
                        </pic:spPr>
                      </pic:pic>
                      <wps:wsp>
                        <wps:cNvPr id="9" name="Text Box 2"/>
                        <wps:cNvSpPr txBox="1">
                          <a:spLocks noChangeArrowheads="1"/>
                        </wps:cNvSpPr>
                        <wps:spPr bwMode="auto">
                          <a:xfrm>
                            <a:off x="0" y="1524000"/>
                            <a:ext cx="3314700" cy="457200"/>
                          </a:xfrm>
                          <a:prstGeom prst="rect">
                            <a:avLst/>
                          </a:prstGeom>
                          <a:noFill/>
                          <a:ln w="9525">
                            <a:noFill/>
                            <a:miter lim="800000"/>
                            <a:headEnd/>
                            <a:tailEnd/>
                          </a:ln>
                        </wps:spPr>
                        <wps:txbx>
                          <w:txbxContent>
                            <w:p w14:paraId="29791547" w14:textId="7285B94F" w:rsidR="009A6504" w:rsidRDefault="009A6504"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32" w:author="Mátrai Tibor" w:date="2022-04-21T23:45:00Z">
                                <w:r w:rsidR="00C82B1F">
                                  <w:rPr>
                                    <w:noProof/>
                                    <w:color w:val="auto"/>
                                    <w:sz w:val="24"/>
                                    <w:szCs w:val="24"/>
                                  </w:rPr>
                                  <w:t xml:space="preserve"> (Saját szerkeztés)</w:t>
                                </w:r>
                              </w:ins>
                            </w:p>
                            <w:p w14:paraId="2DFDDA20" w14:textId="35C9ACFB" w:rsidR="009A6504" w:rsidRDefault="009A6504"/>
                          </w:txbxContent>
                        </wps:txbx>
                        <wps:bodyPr rot="0" vert="horz" wrap="square" lIns="91440" tIns="45720" rIns="91440" bIns="45720" anchor="t" anchorCtr="0">
                          <a:noAutofit/>
                        </wps:bodyPr>
                      </wps:wsp>
                    </wpg:wgp>
                  </a:graphicData>
                </a:graphic>
              </wp:inline>
            </w:drawing>
          </mc:Choice>
          <mc:Fallback>
            <w:pict>
              <v:group w14:anchorId="772D7D81" id="Group 10" o:spid="_x0000_s1050" style="width:261pt;height:156pt;mso-position-horizontal-relative:char;mso-position-vertical-relative:line" coordsize="33147,198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">
                <v:shape id="Picture 8" o:spid="_x0000_s1051" type="#_x0000_t75" alt="Diagram&#10;&#10;Description automatically generated" style="position:absolute;width:33147;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">
                  <v:imagedata r:id="rId23" o:title="Diagram&#10;&#10;Description automatically generated"/>
                </v:shape>
                <v:shape id="Text Box 2" o:spid="_x0000_s1052" type="#_x0000_t202" style="position:absolute;top:15240;width:3314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791547" w14:textId="7285B94F" w:rsidR="009A6504" w:rsidRDefault="009A6504"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33" w:author="Mátrai Tibor" w:date="2022-04-21T23:45:00Z">
                          <w:r w:rsidR="00C82B1F">
                            <w:rPr>
                              <w:noProof/>
                              <w:color w:val="auto"/>
                              <w:sz w:val="24"/>
                              <w:szCs w:val="24"/>
                            </w:rPr>
                            <w:t xml:space="preserve"> (Saját szerkeztés)</w:t>
                          </w:r>
                        </w:ins>
                      </w:p>
                      <w:p w14:paraId="2DFDDA20" w14:textId="35C9ACFB" w:rsidR="009A6504" w:rsidRDefault="009A6504"/>
                    </w:txbxContent>
                  </v:textbox>
                </v:shape>
                <w10:anchorlock/>
              </v:group>
            </w:pict>
          </mc:Fallback>
        </mc:AlternateContent>
      </w:r>
    </w:p>
    <w:p w14:paraId="7C3A4F4E" w14:textId="151AC4AA" w:rsidR="00DD2008" w:rsidRDefault="00A82010">
      <w:pPr>
        <w:rPr>
          <w:ins w:id="534" w:author="Mátrai Tibor" w:date="2022-04-21T21:41:00Z"/>
        </w:rPr>
      </w:pPr>
      <w:del w:id="535" w:author="Mátrai Tibor" w:date="2022-04-21T20:52:00Z">
        <w:r w:rsidRPr="00DD2008" w:rsidDel="00722D31">
          <w:rPr>
            <w:rStyle w:val="imageChar"/>
            <w:rPrChange w:id="536" w:author="Mátrai Tibor" w:date="2022-04-21T21:42:00Z">
              <w:rPr>
                <w:noProof/>
                <w:lang w:val="en-US"/>
              </w:rPr>
            </w:rPrChange>
          </w:rPr>
          <mc:AlternateContent>
            <mc:Choice Requires="wpg">
              <w:drawing>
                <wp:anchor distT="0" distB="0" distL="114300" distR="114300" simplePos="0" relativeHeight="251663360" behindDoc="0" locked="0" layoutInCell="1" allowOverlap="1" wp14:anchorId="5E6393E2" wp14:editId="3C9D4E31">
                  <wp:simplePos x="0" y="0"/>
                  <wp:positionH relativeFrom="margin">
                    <wp:align>right</wp:align>
                  </wp:positionH>
                  <wp:positionV relativeFrom="paragraph">
                    <wp:posOffset>4304030</wp:posOffset>
                  </wp:positionV>
                  <wp:extent cx="5760720" cy="217170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314700" cy="304800"/>
                            <a:chOff x="1323975" y="1866900"/>
                            <a:chExt cx="3314700" cy="304800"/>
                          </a:xfrm>
                        </wpg:grpSpPr>
                        <wps:wsp>
                          <wps:cNvPr id="13" name="Text Box 2"/>
                          <wps:cNvSpPr txBox="1">
                            <a:spLocks noChangeArrowheads="1"/>
                          </wps:cNvSpPr>
                          <wps:spPr bwMode="auto">
                            <a:xfrm>
                              <a:off x="1323975" y="1866900"/>
                              <a:ext cx="3314700" cy="304800"/>
                            </a:xfrm>
                            <a:prstGeom prst="rect">
                              <a:avLst/>
                            </a:prstGeom>
                            <a:noFill/>
                            <a:ln w="9525">
                              <a:noFill/>
                              <a:miter lim="800000"/>
                              <a:headEnd/>
                              <a:tailEnd/>
                            </a:ln>
                          </wps:spPr>
                          <wps:txbx>
                            <w:txbxContent>
                              <w:p w14:paraId="239CA547" w14:textId="77777777" w:rsidR="009A6504" w:rsidRDefault="009A6504" w:rsidP="003E21E3"/>
                            </w:txbxContent>
                          </wps:txbx>
                          <wps:bodyPr rot="0" vert="horz" wrap="square" lIns="91440" tIns="45720" rIns="91440" bIns="45720" anchor="t" anchorCtr="0">
                            <a:noAutofit/>
                          </wps:bodyPr>
                        </wps:wsp>
                      </wpg:wgp>
                    </a:graphicData>
                  </a:graphic>
                </wp:anchor>
              </w:drawing>
            </mc:Choice>
            <mc:Fallback>
              <w:pict>
                <v:group w14:anchorId="5E6393E2" id="Group 11" o:spid="_x0000_s1053" style="position:absolute;left:0;text-align:left;margin-left:402.4pt;margin-top:338.9pt;width:453.6pt;height:171pt;z-index:251663360;mso-position-horizontal:right;mso-position-horizontal-relative:margin;mso-position-vertical-relative:text" coordorigin="13239,18669" coordsize="33147,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">
                  <v:shape id="Text Box 2" o:spid="_x0000_s1054" type="#_x0000_t202" style="position:absolute;left:13239;top:18669;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39CA547" w14:textId="77777777" w:rsidR="009A6504" w:rsidRDefault="009A6504" w:rsidP="003E21E3"/>
                      </w:txbxContent>
                    </v:textbox>
                  </v:shape>
                  <w10:wrap type="topAndBottom" anchorx="margin"/>
                </v:group>
              </w:pict>
            </mc:Fallback>
          </mc:AlternateContent>
        </w:r>
      </w:del>
      <w:r w:rsidR="003E21E3" w:rsidRPr="00DD2008">
        <w:rPr>
          <w:rStyle w:val="imageChar"/>
          <w:rPrChange w:id="537" w:author="Mátrai Tibor" w:date="2022-04-21T21:42:00Z">
            <w:rPr/>
          </w:rPrChange>
        </w:rPr>
        <w:t>A 6-os ábrán látható az elkészült</w:t>
      </w:r>
      <w:r w:rsidR="003E21E3">
        <w:t xml:space="preserve"> alkalmazás adatbázis szerkezete. A </w:t>
      </w:r>
      <w:proofErr w:type="spellStart"/>
      <w:ins w:id="538" w:author="Mátrai Tibor" w:date="2022-04-20T22:42:00Z">
        <w:r w:rsidR="008105C1">
          <w:t>PoC</w:t>
        </w:r>
        <w:proofErr w:type="spellEnd"/>
        <w:r w:rsidR="008105C1">
          <w:t xml:space="preserve"> </w:t>
        </w:r>
      </w:ins>
      <w:del w:id="539" w:author="Mátrai Tibor" w:date="2022-04-20T22:42:00Z">
        <w:r w:rsidR="003E21E3" w:rsidDel="008105C1">
          <w:delText xml:space="preserve">Proof of Concept </w:delText>
        </w:r>
      </w:del>
      <w:r w:rsidR="003E21E3">
        <w:t>adatbázis szerkezet</w:t>
      </w:r>
      <w:r w:rsidR="00A76823">
        <w:t>hez</w:t>
      </w:r>
      <w:r w:rsidR="003E21E3">
        <w:t xml:space="preserve"> (5. ábra)</w:t>
      </w:r>
      <w:r w:rsidR="00A76823">
        <w:t xml:space="preserve"> képest két új táblát kellett hozzáadni. Ezeket a táblákat </w:t>
      </w:r>
      <w:r w:rsidR="00AA75E0">
        <w:t>amiatt kellett hozzáadni,</w:t>
      </w:r>
      <w:ins w:id="540" w:author="Mátrai Tibor" w:date="2022-04-21T21:41:00Z">
        <w:r w:rsidR="00DD2008">
          <w:t xml:space="preserve"> </w:t>
        </w:r>
      </w:ins>
      <w:del w:id="541" w:author="Mátrai Tibor" w:date="2022-04-21T21:40:00Z">
        <w:r w:rsidR="00AA75E0" w:rsidDel="00A321C6">
          <w:delText xml:space="preserve"> </w:delText>
        </w:r>
      </w:del>
      <w:ins w:id="542" w:author="Mátrai Tibor" w:date="2022-04-21T21:40:00Z">
        <w:r w:rsidR="00DD2008">
          <w:t>hogy a második követelményt tel</w:t>
        </w:r>
      </w:ins>
      <w:ins w:id="543" w:author="Mátrai Tibor" w:date="2022-04-21T21:41:00Z">
        <w:r w:rsidR="00DD2008">
          <w:t>jesíteni tudja az alkalmazás</w:t>
        </w:r>
      </w:ins>
      <w:del w:id="544" w:author="Mátrai Tibor" w:date="2022-04-21T21:40:00Z">
        <w:r w:rsidR="00AA75E0" w:rsidDel="00A321C6">
          <w:delText>hogy lehessen több feladatsor készíteni egy dokumentumból, ezt a követelmény már a követelmények között is említettem, tehát az első tervezésnél már implementáltam őket</w:delText>
        </w:r>
      </w:del>
      <w:r w:rsidR="00AA75E0">
        <w:t xml:space="preserve">. A </w:t>
      </w:r>
      <w:proofErr w:type="spellStart"/>
      <w:r w:rsidR="00AA75E0">
        <w:t>DokVerziók</w:t>
      </w:r>
      <w:proofErr w:type="spellEnd"/>
      <w:r w:rsidR="00AA75E0">
        <w:t xml:space="preserve"> tábla tárolja a dokumentumhoz tartozó verziók neveit, és azokat összekapcsolja a dokumentumok nevével. A Hibák tábla pedig összeköti a </w:t>
      </w:r>
      <w:r w:rsidR="00956CE7">
        <w:t xml:space="preserve">Hivatkozások táblát a </w:t>
      </w:r>
      <w:proofErr w:type="spellStart"/>
      <w:r w:rsidR="00956CE7">
        <w:t>DokVerziók</w:t>
      </w:r>
      <w:proofErr w:type="spellEnd"/>
      <w:r w:rsidR="00956CE7">
        <w:t xml:space="preserve"> táblával az ID-k segítségével, így rögzítve, hogy melyik verzióban mely hivatkozások hibásak. Ez az adatbázis szerkezet megfelelőnek bizonyult a kódolás során, tehát nem történt rajta további módosítás</w:t>
      </w:r>
      <w:commentRangeStart w:id="545"/>
      <w:commentRangeStart w:id="546"/>
      <w:commentRangeStart w:id="547"/>
      <w:r w:rsidR="00956CE7">
        <w:t>.</w:t>
      </w:r>
      <w:commentRangeEnd w:id="545"/>
    </w:p>
    <w:p w14:paraId="6723B353" w14:textId="5F91E0E8" w:rsidR="003E21E3" w:rsidRDefault="009F7559">
      <w:pPr>
        <w:pStyle w:val="image"/>
        <w:pPrChange w:id="548" w:author="Mátrai Tibor" w:date="2022-04-21T22:17:00Z">
          <w:pPr/>
        </w:pPrChange>
      </w:pPr>
      <w:r>
        <w:rPr>
          <w:noProof/>
        </w:rPr>
        <w:lastRenderedPageBreak/>
        <mc:AlternateContent>
          <mc:Choice Requires="wpg">
            <w:drawing>
              <wp:inline distT="0" distB="0" distL="0" distR="0" wp14:anchorId="5E9719D2" wp14:editId="58FC969D">
                <wp:extent cx="4695825" cy="2923540"/>
                <wp:effectExtent l="0" t="0" r="9525" b="0"/>
                <wp:docPr id="45" name="Group 45"/>
                <wp:cNvGraphicFramePr/>
                <a:graphic xmlns:a="http://schemas.openxmlformats.org/drawingml/2006/main">
                  <a:graphicData uri="http://schemas.microsoft.com/office/word/2010/wordprocessingGroup">
                    <wpg:wgp>
                      <wpg:cNvGrpSpPr/>
                      <wpg:grpSpPr>
                        <a:xfrm>
                          <a:off x="0" y="0"/>
                          <a:ext cx="4695825" cy="2923540"/>
                          <a:chOff x="-9525" y="0"/>
                          <a:chExt cx="4695825" cy="2923540"/>
                        </a:xfrm>
                      </wpg:grpSpPr>
                      <pic:pic xmlns:pic="http://schemas.openxmlformats.org/drawingml/2006/picture">
                        <pic:nvPicPr>
                          <pic:cNvPr id="44" name="Picture 44"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86300" cy="2581804"/>
                          </a:xfrm>
                          <a:prstGeom prst="rect">
                            <a:avLst/>
                          </a:prstGeom>
                        </pic:spPr>
                      </pic:pic>
                      <wps:wsp>
                        <wps:cNvPr id="27" name="Text Box 2"/>
                        <wps:cNvSpPr txBox="1">
                          <a:spLocks noChangeArrowheads="1"/>
                        </wps:cNvSpPr>
                        <wps:spPr bwMode="auto">
                          <a:xfrm>
                            <a:off x="-9525" y="2619375"/>
                            <a:ext cx="4695825" cy="304165"/>
                          </a:xfrm>
                          <a:prstGeom prst="rect">
                            <a:avLst/>
                          </a:prstGeom>
                          <a:noFill/>
                          <a:ln w="9525">
                            <a:noFill/>
                            <a:miter lim="800000"/>
                            <a:headEnd/>
                            <a:tailEnd/>
                          </a:ln>
                        </wps:spPr>
                        <wps:txbx>
                          <w:txbxContent>
                            <w:p w14:paraId="0B6BCB90" w14:textId="087C72CB" w:rsidR="00DD2008" w:rsidRDefault="00DD2008" w:rsidP="00DD2008">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549" w:author="Mátrai Tibor" w:date="2022-04-21T23:45:00Z">
                                <w:r w:rsidR="00C82B1F">
                                  <w:rPr>
                                    <w:noProof/>
                                    <w:color w:val="auto"/>
                                    <w:sz w:val="24"/>
                                    <w:szCs w:val="24"/>
                                  </w:rPr>
                                  <w:t xml:space="preserve"> (Saját szerkeztés)</w:t>
                                </w:r>
                              </w:ins>
                            </w:p>
                            <w:p w14:paraId="416D05BD" w14:textId="77777777" w:rsidR="00DD2008" w:rsidRDefault="00DD2008" w:rsidP="00DD2008"/>
                          </w:txbxContent>
                        </wps:txbx>
                        <wps:bodyPr rot="0" vert="horz" wrap="square" lIns="91440" tIns="45720" rIns="91440" bIns="45720" anchor="t" anchorCtr="0">
                          <a:noAutofit/>
                        </wps:bodyPr>
                      </wps:wsp>
                    </wpg:wgp>
                  </a:graphicData>
                </a:graphic>
              </wp:inline>
            </w:drawing>
          </mc:Choice>
          <mc:Fallback>
            <w:pict>
              <v:group w14:anchorId="5E9719D2" id="Group 45" o:spid="_x0000_s1055" style="width:369.75pt;height:230.2pt;mso-position-horizontal-relative:char;mso-position-vertical-relative:line" coordorigin="-95" coordsize="46958,292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">
                <v:shape id="Picture 44" o:spid="_x0000_s1056" type="#_x0000_t75" alt="Diagram&#10;&#10;Description automatically generated" style="position:absolute;width:46863;height:25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">
                  <v:imagedata r:id="rId25" o:title="Diagram&#10;&#10;Description automatically generated"/>
                </v:shape>
                <v:shape id="Text Box 2" o:spid="_x0000_s1057" type="#_x0000_t202" style="position:absolute;left:-95;top:26193;width:4695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B6BCB90" w14:textId="087C72CB" w:rsidR="00DD2008" w:rsidRDefault="00DD2008" w:rsidP="00DD2008">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550" w:author="Mátrai Tibor" w:date="2022-04-21T23:45:00Z">
                          <w:r w:rsidR="00C82B1F">
                            <w:rPr>
                              <w:noProof/>
                              <w:color w:val="auto"/>
                              <w:sz w:val="24"/>
                              <w:szCs w:val="24"/>
                            </w:rPr>
                            <w:t xml:space="preserve"> (Saját szerkeztés)</w:t>
                          </w:r>
                        </w:ins>
                      </w:p>
                      <w:p w14:paraId="416D05BD" w14:textId="77777777" w:rsidR="00DD2008" w:rsidRDefault="00DD2008" w:rsidP="00DD2008"/>
                    </w:txbxContent>
                  </v:textbox>
                </v:shape>
                <w10:anchorlock/>
              </v:group>
            </w:pict>
          </mc:Fallback>
        </mc:AlternateContent>
      </w:r>
      <w:r w:rsidR="009A6504">
        <w:rPr>
          <w:rStyle w:val="CommentReference"/>
        </w:rPr>
        <w:commentReference w:id="545"/>
      </w:r>
      <w:commentRangeEnd w:id="546"/>
      <w:r w:rsidR="000A59EB">
        <w:rPr>
          <w:rStyle w:val="CommentReference"/>
        </w:rPr>
        <w:commentReference w:id="546"/>
      </w:r>
      <w:commentRangeEnd w:id="547"/>
      <w:r w:rsidR="00722D31">
        <w:rPr>
          <w:rStyle w:val="CommentReference"/>
        </w:rPr>
        <w:commentReference w:id="547"/>
      </w:r>
    </w:p>
    <w:p w14:paraId="2B0365C5" w14:textId="0D755315" w:rsidR="00F017AE" w:rsidRDefault="0099166B" w:rsidP="002F54EE">
      <w:r>
        <w:t xml:space="preserve">Harmadik </w:t>
      </w:r>
      <w:r w:rsidR="00F017AE">
        <w:t xml:space="preserve">feladatként a web add-in és az adatbázis közötti kapcsolatot kellett </w:t>
      </w:r>
      <w:r>
        <w:t xml:space="preserve">kialakítani. Ahogy az a 4-es ábrán </w:t>
      </w:r>
      <w:r w:rsidR="00956CE7">
        <w:t xml:space="preserve">látható, </w:t>
      </w:r>
      <w:r>
        <w:t>erre a feladatra egy php szerver alkalmazást terveztem, amelynek fő feladata a web add-in-</w:t>
      </w:r>
      <w:proofErr w:type="spellStart"/>
      <w:r>
        <w:t>tól</w:t>
      </w:r>
      <w:proofErr w:type="spellEnd"/>
      <w:r>
        <w:t xml:space="preserve"> beérkezett adatok felvétele az adatbázis rendszerbe.</w:t>
      </w:r>
      <w:r w:rsidR="003D349E">
        <w:t xml:space="preserve"> A php alkalmazással az add-in http </w:t>
      </w:r>
      <w:proofErr w:type="spellStart"/>
      <w:r w:rsidR="003D349E">
        <w:t>requestek</w:t>
      </w:r>
      <w:proofErr w:type="spellEnd"/>
      <w:r w:rsidR="003D349E">
        <w:t xml:space="preserve"> segítségével kommunikál, a tervezés során minden </w:t>
      </w:r>
      <w:proofErr w:type="spellStart"/>
      <w:r w:rsidR="003D349E">
        <w:t>request</w:t>
      </w:r>
      <w:proofErr w:type="spellEnd"/>
      <w:r w:rsidR="003D349E">
        <w:t xml:space="preserve"> típusra külön php program fájl készült. A </w:t>
      </w:r>
      <w:proofErr w:type="spellStart"/>
      <w:r w:rsidR="003D349E">
        <w:t>requestek</w:t>
      </w:r>
      <w:proofErr w:type="spellEnd"/>
      <w:r w:rsidR="003D349E">
        <w:t xml:space="preserve"> JSON szerkezetű szövegek segítségével kommunikálnak, tehát a php programok feladat ezeknek a szövegeknek a feldolgozása</w:t>
      </w:r>
      <w:r w:rsidR="00C91047">
        <w:t>,</w:t>
      </w:r>
      <w:r w:rsidR="003D349E">
        <w:t xml:space="preserve"> adatbázisba írása</w:t>
      </w:r>
      <w:r w:rsidR="00C91047">
        <w:t xml:space="preserve"> vagy lekérdezés, és válasz JSON szövegek készítése. Az adatbázist a php programok az adatbázisra való kapcsolódással képesek módosítani és lekérdezéseket futtatni. Ennek a feladatnak a megtervezésével elkészült a 4. ábrán látható applikáció kapcsolati ábra.</w:t>
      </w:r>
    </w:p>
    <w:p w14:paraId="64C7A6A0" w14:textId="1B9E7E4E" w:rsidR="00C5227F" w:rsidRDefault="00C5227F" w:rsidP="002F54EE">
      <w:r>
        <w:t xml:space="preserve">A következő feladat az előbb említett JSON üzenet szerkezetének megtervezése volt. A tervezés során a fő szempont az volt, hogy a kliens applikáció könnyen tudja generálni ezeket a karakter sorokat. </w:t>
      </w:r>
      <w:r w:rsidR="00093EF3">
        <w:t>Ennek a célnak az elérése érdekében létre kellett hozni egy olyan objektumot a JavaScript alkalmazásban</w:t>
      </w:r>
      <w:r w:rsidR="0025168C">
        <w:t>,</w:t>
      </w:r>
      <w:r w:rsidR="00093EF3">
        <w:t xml:space="preserve"> amiből </w:t>
      </w:r>
      <w:r w:rsidR="0025168C">
        <w:t xml:space="preserve">a </w:t>
      </w:r>
      <w:proofErr w:type="spellStart"/>
      <w:r w:rsidR="0025168C">
        <w:t>JSON.stringify</w:t>
      </w:r>
      <w:proofErr w:type="spellEnd"/>
      <w:r w:rsidR="0025168C">
        <w:t xml:space="preserve"> funkció képes könnyen értelmezhető JSON szöveget készíteni. A követelmények során felsorolt funkciók elemzése után megállapítottam, hogy két ilyen objektumra lesz szükség, egyre </w:t>
      </w:r>
      <w:r w:rsidR="009F093B">
        <w:t xml:space="preserve">a hivatkozások helyének mentésére, és egy másira az elhelyezett hibák tárolására. Ezen objektumok szerkezete megegyezik csak a tárolt adatok változnak. Mind kettő három tömböt tartalmaz, amelyek az hivatkozások helyének mentése esetén tartalmazzák a dokumentum nevét, a hivatkozás szövegét és a hozzáadott </w:t>
      </w:r>
      <w:proofErr w:type="spellStart"/>
      <w:r w:rsidR="009F093B">
        <w:t>ContentControl</w:t>
      </w:r>
      <w:proofErr w:type="spellEnd"/>
      <w:r w:rsidR="009F093B">
        <w:t xml:space="preserve"> azonosítóját.</w:t>
      </w:r>
      <w:r w:rsidR="003064D8">
        <w:t xml:space="preserve"> A hibák mentése objektum pedig tartalmazza a dokumentum nevét, a feladatsor azonosítóját, és a </w:t>
      </w:r>
      <w:proofErr w:type="spellStart"/>
      <w:r w:rsidR="003064D8">
        <w:t>ContentControl</w:t>
      </w:r>
      <w:proofErr w:type="spellEnd"/>
      <w:r w:rsidR="003064D8">
        <w:t xml:space="preserve"> azonosítót. A http </w:t>
      </w:r>
      <w:proofErr w:type="spellStart"/>
      <w:r w:rsidR="003064D8">
        <w:t>requestek</w:t>
      </w:r>
      <w:proofErr w:type="spellEnd"/>
      <w:r w:rsidR="003064D8">
        <w:t xml:space="preserve"> számának csökkentése érdekében, az </w:t>
      </w:r>
      <w:ins w:id="551" w:author="Mátrai Tibor" w:date="2022-04-21T21:53:00Z">
        <w:r w:rsidR="00C16447">
          <w:t xml:space="preserve">objektumokban </w:t>
        </w:r>
      </w:ins>
      <w:del w:id="552" w:author="Mátrai Tibor" w:date="2022-04-21T21:53:00Z">
        <w:r w:rsidR="003064D8" w:rsidDel="00C16447">
          <w:delText xml:space="preserve">objektekben </w:delText>
        </w:r>
      </w:del>
      <w:r w:rsidR="003064D8">
        <w:t xml:space="preserve">tárolt adatokat csak az </w:t>
      </w:r>
      <w:r w:rsidR="003064D8">
        <w:lastRenderedPageBreak/>
        <w:t xml:space="preserve">adott folyamat befejezése után küldjük el, így csökkentve a szerver terhelését. </w:t>
      </w:r>
      <w:commentRangeStart w:id="553"/>
      <w:commentRangeStart w:id="554"/>
      <w:r w:rsidR="003064D8">
        <w:t xml:space="preserve">Az </w:t>
      </w:r>
      <w:ins w:id="555" w:author="Mátrai Tibor" w:date="2022-04-21T21:54:00Z">
        <w:r w:rsidR="00C16447">
          <w:t xml:space="preserve">objektumokban </w:t>
        </w:r>
      </w:ins>
      <w:del w:id="556" w:author="Mátrai Tibor" w:date="2022-04-21T21:54:00Z">
        <w:r w:rsidR="003064D8" w:rsidDel="00C16447">
          <w:delText xml:space="preserve">objektekben </w:delText>
        </w:r>
      </w:del>
      <w:r w:rsidR="003064D8">
        <w:t>talál</w:t>
      </w:r>
      <w:r w:rsidR="004651EF">
        <w:t xml:space="preserve">ható </w:t>
      </w:r>
      <w:r w:rsidR="003064D8">
        <w:t>tömbök</w:t>
      </w:r>
      <w:r w:rsidR="004651EF">
        <w:t>ben az azonos sorszámmal rendelkező adatok jelölnek egy hivatkozás vagy hibát.</w:t>
      </w:r>
      <w:commentRangeEnd w:id="553"/>
      <w:r w:rsidR="007F6441">
        <w:rPr>
          <w:rStyle w:val="CommentReference"/>
        </w:rPr>
        <w:commentReference w:id="553"/>
      </w:r>
      <w:commentRangeEnd w:id="554"/>
      <w:r w:rsidR="009A6504">
        <w:rPr>
          <w:rStyle w:val="CommentReference"/>
        </w:rPr>
        <w:commentReference w:id="554"/>
      </w:r>
      <w:ins w:id="557" w:author="Mátrai Tibor" w:date="2022-04-21T21:57:00Z">
        <w:r w:rsidR="009E7D3B">
          <w:t xml:space="preserve"> Az ötös követelmény (Törlés funkció) is ebben az objektumban törté</w:t>
        </w:r>
      </w:ins>
      <w:ins w:id="558" w:author="Mátrai Tibor" w:date="2022-04-21T21:58:00Z">
        <w:r w:rsidR="009E7D3B">
          <w:t>nő törléssel valósul meg.</w:t>
        </w:r>
      </w:ins>
    </w:p>
    <w:p w14:paraId="72202141" w14:textId="61570870" w:rsidR="00FE25B3" w:rsidRDefault="007F6441" w:rsidP="002F54EE">
      <w:pPr>
        <w:rPr>
          <w:ins w:id="559" w:author="Mátrai Tibor" w:date="2022-04-21T22:31:00Z"/>
        </w:rPr>
      </w:pPr>
      <w:commentRangeStart w:id="560"/>
      <w:commentRangeStart w:id="561"/>
      <w:r>
        <w:t>A kommunikációs szerkezet tervezés</w:t>
      </w:r>
      <w:r w:rsidR="00BE4605">
        <w:t>é</w:t>
      </w:r>
      <w:r>
        <w:t>t követően a következő feladat a felhasználói felület</w:t>
      </w:r>
      <w:ins w:id="562" w:author="Mátrai Tibor" w:date="2022-04-21T22:04:00Z">
        <w:r w:rsidR="00111320">
          <w:t xml:space="preserve"> (hatodik követelmény)</w:t>
        </w:r>
      </w:ins>
      <w:r>
        <w:t xml:space="preserve"> megtervezése volt</w:t>
      </w:r>
      <w:commentRangeEnd w:id="560"/>
      <w:r w:rsidR="009A6504">
        <w:rPr>
          <w:rStyle w:val="CommentReference"/>
        </w:rPr>
        <w:commentReference w:id="560"/>
      </w:r>
      <w:commentRangeEnd w:id="561"/>
      <w:r w:rsidR="004A0228">
        <w:rPr>
          <w:rStyle w:val="CommentReference"/>
        </w:rPr>
        <w:commentReference w:id="561"/>
      </w:r>
      <w:r>
        <w:t xml:space="preserve">. Ezt ahogy az elméleti részben említettem </w:t>
      </w:r>
      <w:proofErr w:type="spellStart"/>
      <w:r w:rsidR="00647822">
        <w:t>html</w:t>
      </w:r>
      <w:proofErr w:type="spellEnd"/>
      <w:r w:rsidR="00647822">
        <w:t xml:space="preserve"> oldal</w:t>
      </w:r>
      <w:r w:rsidR="00BE4605">
        <w:t>ak</w:t>
      </w:r>
      <w:r w:rsidR="00647822">
        <w:t xml:space="preserve"> segítségével lehet megvalósítani. A funkciók elemzése után </w:t>
      </w:r>
      <w:r w:rsidR="00BE4605">
        <w:t xml:space="preserve">megállapítottam, hogy szükség lesz egy fő oldalra, valamint minden fő funkciónak létre kell hozni egy külön oldalt, tehát 4 </w:t>
      </w:r>
      <w:proofErr w:type="spellStart"/>
      <w:r w:rsidR="00BE4605">
        <w:t>html</w:t>
      </w:r>
      <w:proofErr w:type="spellEnd"/>
      <w:r w:rsidR="00BE4605">
        <w:t xml:space="preserve"> oldalra van szükség. A főoldalnak tartalmaznia kell </w:t>
      </w:r>
      <w:r w:rsidR="005B1AA6">
        <w:t>egy</w:t>
      </w:r>
      <w:r w:rsidR="00BE4605">
        <w:t xml:space="preserve"> linket a </w:t>
      </w:r>
      <w:r w:rsidR="005B1AA6">
        <w:t>dokumentum előkészítés funkcióhoz tartozó oldalra, és egy másikat a javítás funkcióhoz tartozó oldalra. Minden fun</w:t>
      </w:r>
      <w:r w:rsidR="000B73DA">
        <w:t>k</w:t>
      </w:r>
      <w:r w:rsidR="005B1AA6">
        <w:t xml:space="preserve">cióhoz tartozó aldalnak tartalmaznia kell egy a főoldalra vezető linket, valamint a dokumentum előkészítés oldalon kell lennie egy a hibák elhelyezése oldalra vezető linknek. Ezen az oldalon kell egy vissza vezető link a dokumentum előkészítés oldalra. </w:t>
      </w:r>
      <w:r w:rsidR="000B73DA">
        <w:t xml:space="preserve">A funkció </w:t>
      </w:r>
      <w:del w:id="563" w:author="Mátrai Tibor" w:date="2022-04-21T22:31:00Z">
        <w:r w:rsidR="00FE25B3" w:rsidDel="00FE25B3">
          <w:rPr>
            <w:noProof/>
          </w:rPr>
          <mc:AlternateContent>
            <mc:Choice Requires="wpg">
              <w:drawing>
                <wp:inline distT="0" distB="0" distL="0" distR="0" wp14:anchorId="4751DFA7" wp14:editId="68A3007A">
                  <wp:extent cx="5760720" cy="5295265"/>
                  <wp:effectExtent l="0" t="0" r="0" b="635"/>
                  <wp:docPr id="48" name="Group 48"/>
                  <wp:cNvGraphicFramePr/>
                  <a:graphic xmlns:a="http://schemas.openxmlformats.org/drawingml/2006/main">
                    <a:graphicData uri="http://schemas.microsoft.com/office/word/2010/wordprocessingGroup">
                      <wpg:wgp>
                        <wpg:cNvGrpSpPr/>
                        <wpg:grpSpPr>
                          <a:xfrm>
                            <a:off x="0" y="0"/>
                            <a:ext cx="5760720" cy="5295265"/>
                            <a:chOff x="0" y="0"/>
                            <a:chExt cx="5760720" cy="5295265"/>
                          </a:xfrm>
                        </wpg:grpSpPr>
                        <pic:pic xmlns:pic="http://schemas.openxmlformats.org/drawingml/2006/picture">
                          <pic:nvPicPr>
                            <pic:cNvPr id="46" name="Picture 46"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47" name="Text Box 2"/>
                          <wps:cNvSpPr txBox="1">
                            <a:spLocks noChangeArrowheads="1"/>
                          </wps:cNvSpPr>
                          <wps:spPr bwMode="auto">
                            <a:xfrm>
                              <a:off x="1228725" y="4991100"/>
                              <a:ext cx="3311525" cy="304165"/>
                            </a:xfrm>
                            <a:prstGeom prst="rect">
                              <a:avLst/>
                            </a:prstGeom>
                            <a:noFill/>
                            <a:ln w="9525">
                              <a:noFill/>
                              <a:miter lim="800000"/>
                              <a:headEnd/>
                              <a:tailEnd/>
                            </a:ln>
                          </wps:spPr>
                          <wps:txbx>
                            <w:txbxContent>
                              <w:p w14:paraId="4CAD2C9F" w14:textId="77777777" w:rsidR="00FE25B3" w:rsidRDefault="00FE25B3" w:rsidP="00FE25B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FE25B3" w:rsidRDefault="00FE25B3" w:rsidP="00FE25B3"/>
                            </w:txbxContent>
                          </wps:txbx>
                          <wps:bodyPr rot="0" vert="horz" wrap="square" lIns="91440" tIns="45720" rIns="91440" bIns="45720" anchor="t" anchorCtr="0">
                            <a:noAutofit/>
                          </wps:bodyPr>
                        </wps:wsp>
                      </wpg:wgp>
                    </a:graphicData>
                  </a:graphic>
                </wp:inline>
              </w:drawing>
            </mc:Choice>
            <mc:Fallback>
              <w:pict>
                <v:group w14:anchorId="4751DFA7" id="Group 48" o:spid="_x0000_s1058" style="width:453.6pt;height:416.9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">
                  <v:shape id="Picture 46" o:spid="_x0000_s1059"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">
                    <v:imagedata r:id="rId27" o:title="Diagram&#10;&#10;Description automatically generated"/>
                  </v:shape>
                  <v:shape id="Text Box 2" o:spid="_x0000_s1060" type="#_x0000_t202" style="position:absolute;left:12287;top:49911;width:33115;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4CAD2C9F" w14:textId="77777777" w:rsidR="00FE25B3" w:rsidRDefault="00FE25B3" w:rsidP="00FE25B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FE25B3" w:rsidRDefault="00FE25B3" w:rsidP="00FE25B3"/>
                      </w:txbxContent>
                    </v:textbox>
                  </v:shape>
                  <w10:anchorlock/>
                </v:group>
              </w:pict>
            </mc:Fallback>
          </mc:AlternateContent>
        </w:r>
      </w:del>
      <w:r w:rsidR="000B73DA">
        <w:t>oldalaknak továbbá tartalmazni a kell minden szükséges beviteli mezőt a funkciók ellátásához.</w:t>
      </w:r>
      <w:ins w:id="564" w:author="Mátrai Tibor" w:date="2022-04-21T22:37:00Z">
        <w:r w:rsidR="004A0228">
          <w:t xml:space="preserve"> </w:t>
        </w:r>
      </w:ins>
      <w:ins w:id="565" w:author="Mátrai Tibor" w:date="2022-04-21T22:38:00Z">
        <w:r w:rsidR="004A0228">
          <w:t>A leírtak szemléltetésére szolgál a 7-es ábra</w:t>
        </w:r>
      </w:ins>
      <w:ins w:id="566" w:author="Mátrai Tibor" w:date="2022-04-21T22:41:00Z">
        <w:r w:rsidR="004A0228">
          <w:t>,</w:t>
        </w:r>
      </w:ins>
      <w:ins w:id="567" w:author="Mátrai Tibor" w:date="2022-04-21T22:38:00Z">
        <w:r w:rsidR="004A0228">
          <w:t xml:space="preserve"> ahol az elkészült </w:t>
        </w:r>
        <w:proofErr w:type="spellStart"/>
        <w:r w:rsidR="004A0228">
          <w:t>html</w:t>
        </w:r>
      </w:ins>
      <w:proofErr w:type="spellEnd"/>
      <w:ins w:id="568" w:author="Mátrai Tibor" w:date="2022-04-21T22:39:00Z">
        <w:r w:rsidR="004A0228">
          <w:t xml:space="preserve"> oldalak láthatók, </w:t>
        </w:r>
      </w:ins>
      <w:ins w:id="569" w:author="Mátrai Tibor" w:date="2022-04-21T22:41:00Z">
        <w:r w:rsidR="004A0228">
          <w:t>a</w:t>
        </w:r>
      </w:ins>
      <w:ins w:id="570" w:author="Mátrai Tibor" w:date="2022-04-21T22:39:00Z">
        <w:r w:rsidR="004A0228">
          <w:t xml:space="preserve"> nyilak pedig a linkek hivatkozásait mu</w:t>
        </w:r>
      </w:ins>
      <w:ins w:id="571" w:author="Mátrai Tibor" w:date="2022-04-21T22:41:00Z">
        <w:r w:rsidR="004A0228">
          <w:t>t</w:t>
        </w:r>
      </w:ins>
      <w:ins w:id="572" w:author="Mátrai Tibor" w:date="2022-04-21T22:39:00Z">
        <w:r w:rsidR="004A0228">
          <w:t>atják.</w:t>
        </w:r>
      </w:ins>
      <w:r w:rsidR="000B73DA">
        <w:t xml:space="preserve"> Az oldalaknak egy CSS fájlra kell utalniuk a könnyebb tovább fejlesztés érdekében. </w:t>
      </w:r>
    </w:p>
    <w:p w14:paraId="4E689D4B" w14:textId="42F2A7E7" w:rsidR="007F6441" w:rsidRDefault="00FE25B3">
      <w:pPr>
        <w:pStyle w:val="image"/>
        <w:pPrChange w:id="573" w:author="Mátrai Tibor" w:date="2022-04-21T22:31:00Z">
          <w:pPr/>
        </w:pPrChange>
      </w:pPr>
      <w:ins w:id="574" w:author="Mátrai Tibor" w:date="2022-04-21T22:31:00Z">
        <w:r>
          <w:rPr>
            <w:noProof/>
          </w:rPr>
          <w:lastRenderedPageBreak/>
          <mc:AlternateContent>
            <mc:Choice Requires="wpg">
              <w:drawing>
                <wp:inline distT="0" distB="0" distL="0" distR="0" wp14:anchorId="50A51A8B" wp14:editId="73B7B9B3">
                  <wp:extent cx="5760720" cy="5295265"/>
                  <wp:effectExtent l="0" t="0" r="0" b="635"/>
                  <wp:docPr id="49" name="Group 49"/>
                  <wp:cNvGraphicFramePr/>
                  <a:graphic xmlns:a="http://schemas.openxmlformats.org/drawingml/2006/main">
                    <a:graphicData uri="http://schemas.microsoft.com/office/word/2010/wordprocessingGroup">
                      <wpg:wgp>
                        <wpg:cNvGrpSpPr/>
                        <wpg:grpSpPr>
                          <a:xfrm>
                            <a:off x="0" y="0"/>
                            <a:ext cx="5760720" cy="5295265"/>
                            <a:chOff x="0" y="0"/>
                            <a:chExt cx="5760720" cy="5295265"/>
                          </a:xfrm>
                        </wpg:grpSpPr>
                        <pic:pic xmlns:pic="http://schemas.openxmlformats.org/drawingml/2006/picture">
                          <pic:nvPicPr>
                            <pic:cNvPr id="50" name="Picture 50"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51" name="Text Box 2"/>
                          <wps:cNvSpPr txBox="1">
                            <a:spLocks noChangeArrowheads="1"/>
                          </wps:cNvSpPr>
                          <wps:spPr bwMode="auto">
                            <a:xfrm>
                              <a:off x="676275" y="4991100"/>
                              <a:ext cx="4581525" cy="304165"/>
                            </a:xfrm>
                            <a:prstGeom prst="rect">
                              <a:avLst/>
                            </a:prstGeom>
                            <a:noFill/>
                            <a:ln w="9525">
                              <a:noFill/>
                              <a:miter lim="800000"/>
                              <a:headEnd/>
                              <a:tailEnd/>
                            </a:ln>
                          </wps:spPr>
                          <wps:txbx>
                            <w:txbxContent>
                              <w:p w14:paraId="4EB9C376" w14:textId="7983B281" w:rsidR="00FE25B3" w:rsidRDefault="00216E35" w:rsidP="00FE25B3">
                                <w:pPr>
                                  <w:pStyle w:val="Caption"/>
                                  <w:ind w:firstLine="0"/>
                                  <w:jc w:val="center"/>
                                  <w:rPr>
                                    <w:noProof/>
                                    <w:color w:val="auto"/>
                                    <w:sz w:val="24"/>
                                    <w:szCs w:val="24"/>
                                  </w:rPr>
                                </w:pPr>
                                <w:ins w:id="575" w:author="Mátrai Tibor" w:date="2022-04-21T22:36:00Z">
                                  <w:r>
                                    <w:rPr>
                                      <w:noProof/>
                                      <w:color w:val="auto"/>
                                      <w:sz w:val="24"/>
                                      <w:szCs w:val="24"/>
                                    </w:rPr>
                                    <w:t>7</w:t>
                                  </w:r>
                                </w:ins>
                                <w:del w:id="576" w:author="Mátrai Tibor" w:date="2022-04-21T22:36:00Z">
                                  <w:r w:rsidR="00FE25B3" w:rsidDel="00216E35">
                                    <w:rPr>
                                      <w:noProof/>
                                      <w:color w:val="auto"/>
                                      <w:sz w:val="24"/>
                                      <w:szCs w:val="24"/>
                                    </w:rPr>
                                    <w:delText>6</w:delText>
                                  </w:r>
                                </w:del>
                                <w:r w:rsidR="00FE25B3" w:rsidRPr="00535694">
                                  <w:rPr>
                                    <w:noProof/>
                                    <w:color w:val="auto"/>
                                    <w:sz w:val="24"/>
                                    <w:szCs w:val="24"/>
                                  </w:rPr>
                                  <w:t>. ábra</w:t>
                                </w:r>
                                <w:r w:rsidR="00FE25B3">
                                  <w:rPr>
                                    <w:noProof/>
                                    <w:color w:val="auto"/>
                                    <w:sz w:val="24"/>
                                    <w:szCs w:val="24"/>
                                  </w:rPr>
                                  <w:t xml:space="preserve"> </w:t>
                                </w:r>
                                <w:ins w:id="577" w:author="Mátrai Tibor" w:date="2022-04-21T22:32:00Z">
                                  <w:r>
                                    <w:rPr>
                                      <w:noProof/>
                                      <w:color w:val="auto"/>
                                      <w:sz w:val="24"/>
                                      <w:szCs w:val="24"/>
                                    </w:rPr>
                                    <w:t>Alkalmazás HTML oldal kalpcsolat (</w:t>
                                  </w:r>
                                </w:ins>
                                <w:ins w:id="578" w:author="Mátrai Tibor" w:date="2022-04-21T23:46:00Z">
                                  <w:r w:rsidR="00C82B1F">
                                    <w:rPr>
                                      <w:noProof/>
                                      <w:color w:val="auto"/>
                                      <w:sz w:val="24"/>
                                      <w:szCs w:val="24"/>
                                    </w:rPr>
                                    <w:t>S</w:t>
                                  </w:r>
                                </w:ins>
                                <w:ins w:id="579" w:author="Mátrai Tibor" w:date="2022-04-21T22:32:00Z">
                                  <w:r>
                                    <w:rPr>
                                      <w:noProof/>
                                      <w:color w:val="auto"/>
                                      <w:sz w:val="24"/>
                                      <w:szCs w:val="24"/>
                                    </w:rPr>
                                    <w:t>aját szerkeztés)</w:t>
                                  </w:r>
                                </w:ins>
                                <w:del w:id="580" w:author="Mátrai Tibor" w:date="2022-04-21T22:32:00Z">
                                  <w:r w:rsidR="00FE25B3" w:rsidDel="00216E35">
                                    <w:rPr>
                                      <w:noProof/>
                                      <w:color w:val="auto"/>
                                      <w:sz w:val="24"/>
                                      <w:szCs w:val="24"/>
                                    </w:rPr>
                                    <w:delText>Alkalmazás</w:delText>
                                  </w:r>
                                  <w:r w:rsidR="00FE25B3" w:rsidRPr="00535694" w:rsidDel="00216E35">
                                    <w:rPr>
                                      <w:noProof/>
                                      <w:color w:val="auto"/>
                                      <w:sz w:val="24"/>
                                      <w:szCs w:val="24"/>
                                    </w:rPr>
                                    <w:delText xml:space="preserve"> </w:delText>
                                  </w:r>
                                  <w:r w:rsidR="00FE25B3" w:rsidDel="00216E35">
                                    <w:rPr>
                                      <w:noProof/>
                                      <w:color w:val="auto"/>
                                      <w:sz w:val="24"/>
                                      <w:szCs w:val="24"/>
                                    </w:rPr>
                                    <w:delText>adatbázis szerkezet</w:delText>
                                  </w:r>
                                </w:del>
                              </w:p>
                              <w:p w14:paraId="478C68B3" w14:textId="77777777" w:rsidR="00FE25B3" w:rsidRDefault="00FE25B3" w:rsidP="00FE25B3"/>
                            </w:txbxContent>
                          </wps:txbx>
                          <wps:bodyPr rot="0" vert="horz" wrap="square" lIns="91440" tIns="45720" rIns="91440" bIns="45720" anchor="t" anchorCtr="0">
                            <a:noAutofit/>
                          </wps:bodyPr>
                        </wps:wsp>
                      </wpg:wgp>
                    </a:graphicData>
                  </a:graphic>
                </wp:inline>
              </w:drawing>
            </mc:Choice>
            <mc:Fallback>
              <w:pict>
                <v:group w14:anchorId="50A51A8B" id="Group 49" o:spid="_x0000_s1061" style="width:453.6pt;height:416.9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">
                  <v:shape id="Picture 50" o:spid="_x0000_s1062"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">
                    <v:imagedata r:id="rId27" o:title="Diagram&#10;&#10;Description automatically generated"/>
                  </v:shape>
                  <v:shape id="Text Box 2" o:spid="_x0000_s1063" type="#_x0000_t202" style="position:absolute;left:6762;top:49911;width:45816;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EB9C376" w14:textId="7983B281" w:rsidR="00FE25B3" w:rsidRDefault="00216E35" w:rsidP="00FE25B3">
                          <w:pPr>
                            <w:pStyle w:val="Caption"/>
                            <w:ind w:firstLine="0"/>
                            <w:jc w:val="center"/>
                            <w:rPr>
                              <w:noProof/>
                              <w:color w:val="auto"/>
                              <w:sz w:val="24"/>
                              <w:szCs w:val="24"/>
                            </w:rPr>
                          </w:pPr>
                          <w:ins w:id="581" w:author="Mátrai Tibor" w:date="2022-04-21T22:36:00Z">
                            <w:r>
                              <w:rPr>
                                <w:noProof/>
                                <w:color w:val="auto"/>
                                <w:sz w:val="24"/>
                                <w:szCs w:val="24"/>
                              </w:rPr>
                              <w:t>7</w:t>
                            </w:r>
                          </w:ins>
                          <w:del w:id="582" w:author="Mátrai Tibor" w:date="2022-04-21T22:36:00Z">
                            <w:r w:rsidR="00FE25B3" w:rsidDel="00216E35">
                              <w:rPr>
                                <w:noProof/>
                                <w:color w:val="auto"/>
                                <w:sz w:val="24"/>
                                <w:szCs w:val="24"/>
                              </w:rPr>
                              <w:delText>6</w:delText>
                            </w:r>
                          </w:del>
                          <w:r w:rsidR="00FE25B3" w:rsidRPr="00535694">
                            <w:rPr>
                              <w:noProof/>
                              <w:color w:val="auto"/>
                              <w:sz w:val="24"/>
                              <w:szCs w:val="24"/>
                            </w:rPr>
                            <w:t>. ábra</w:t>
                          </w:r>
                          <w:r w:rsidR="00FE25B3">
                            <w:rPr>
                              <w:noProof/>
                              <w:color w:val="auto"/>
                              <w:sz w:val="24"/>
                              <w:szCs w:val="24"/>
                            </w:rPr>
                            <w:t xml:space="preserve"> </w:t>
                          </w:r>
                          <w:ins w:id="583" w:author="Mátrai Tibor" w:date="2022-04-21T22:32:00Z">
                            <w:r>
                              <w:rPr>
                                <w:noProof/>
                                <w:color w:val="auto"/>
                                <w:sz w:val="24"/>
                                <w:szCs w:val="24"/>
                              </w:rPr>
                              <w:t>Alkalmazás HTML oldal kalpcsolat (</w:t>
                            </w:r>
                          </w:ins>
                          <w:ins w:id="584" w:author="Mátrai Tibor" w:date="2022-04-21T23:46:00Z">
                            <w:r w:rsidR="00C82B1F">
                              <w:rPr>
                                <w:noProof/>
                                <w:color w:val="auto"/>
                                <w:sz w:val="24"/>
                                <w:szCs w:val="24"/>
                              </w:rPr>
                              <w:t>S</w:t>
                            </w:r>
                          </w:ins>
                          <w:ins w:id="585" w:author="Mátrai Tibor" w:date="2022-04-21T22:32:00Z">
                            <w:r>
                              <w:rPr>
                                <w:noProof/>
                                <w:color w:val="auto"/>
                                <w:sz w:val="24"/>
                                <w:szCs w:val="24"/>
                              </w:rPr>
                              <w:t>aját szerkeztés)</w:t>
                            </w:r>
                          </w:ins>
                          <w:del w:id="586" w:author="Mátrai Tibor" w:date="2022-04-21T22:32:00Z">
                            <w:r w:rsidR="00FE25B3" w:rsidDel="00216E35">
                              <w:rPr>
                                <w:noProof/>
                                <w:color w:val="auto"/>
                                <w:sz w:val="24"/>
                                <w:szCs w:val="24"/>
                              </w:rPr>
                              <w:delText>Alkalmazás</w:delText>
                            </w:r>
                            <w:r w:rsidR="00FE25B3" w:rsidRPr="00535694" w:rsidDel="00216E35">
                              <w:rPr>
                                <w:noProof/>
                                <w:color w:val="auto"/>
                                <w:sz w:val="24"/>
                                <w:szCs w:val="24"/>
                              </w:rPr>
                              <w:delText xml:space="preserve"> </w:delText>
                            </w:r>
                            <w:r w:rsidR="00FE25B3" w:rsidDel="00216E35">
                              <w:rPr>
                                <w:noProof/>
                                <w:color w:val="auto"/>
                                <w:sz w:val="24"/>
                                <w:szCs w:val="24"/>
                              </w:rPr>
                              <w:delText>adatbázis szerkezet</w:delText>
                            </w:r>
                          </w:del>
                        </w:p>
                        <w:p w14:paraId="478C68B3" w14:textId="77777777" w:rsidR="00FE25B3" w:rsidRDefault="00FE25B3" w:rsidP="00FE25B3"/>
                      </w:txbxContent>
                    </v:textbox>
                  </v:shape>
                  <w10:anchorlock/>
                </v:group>
              </w:pict>
            </mc:Fallback>
          </mc:AlternateContent>
        </w:r>
      </w:ins>
      <w:del w:id="587" w:author="David Burka" w:date="2022-04-16T12:31:00Z">
        <w:r w:rsidR="000B73DA" w:rsidDel="009A6504">
          <w:delText xml:space="preserve">Mivel a követelmények sem voltak részletesek, ezért csak ilyen szintű tervezést végeztem a felhasználói felületre nézve. </w:delText>
        </w:r>
        <w:r w:rsidR="00711ED7" w:rsidDel="009A6504">
          <w:delText>A tervezés html oldalak kapcsolatának tervezésével lezárult. A következő fázis a kódolás folyamata.</w:delText>
        </w:r>
      </w:del>
    </w:p>
    <w:p w14:paraId="570A72AD" w14:textId="70E1B87A" w:rsidR="00711ED7" w:rsidRPr="002F54EE" w:rsidRDefault="00054168">
      <w:pPr>
        <w:pStyle w:val="tHeader3"/>
        <w:pPrChange w:id="588" w:author="Mátrai Tibor" w:date="2022-04-21T20:48:00Z">
          <w:pPr>
            <w:pStyle w:val="Heading3"/>
          </w:pPr>
        </w:pPrChange>
      </w:pPr>
      <w:bookmarkStart w:id="589" w:name="_Toc101466597"/>
      <w:ins w:id="590" w:author="Mátrai Tibor" w:date="2022-04-20T22:00:00Z">
        <w:r>
          <w:t>Implementálá</w:t>
        </w:r>
      </w:ins>
      <w:commentRangeStart w:id="591"/>
      <w:commentRangeStart w:id="592"/>
      <w:del w:id="593" w:author="Mátrai Tibor" w:date="2022-04-20T22:00:00Z">
        <w:r w:rsidR="00711ED7" w:rsidDel="00054168">
          <w:delText>Kódolá</w:delText>
        </w:r>
      </w:del>
      <w:r w:rsidR="00711ED7">
        <w:t>s</w:t>
      </w:r>
      <w:commentRangeEnd w:id="591"/>
      <w:r w:rsidR="009A6504">
        <w:rPr>
          <w:rStyle w:val="CommentReference"/>
          <w:rFonts w:eastAsiaTheme="minorHAnsi" w:cstheme="minorBidi"/>
        </w:rPr>
        <w:commentReference w:id="591"/>
      </w:r>
      <w:commentRangeEnd w:id="592"/>
      <w:r>
        <w:rPr>
          <w:rStyle w:val="CommentReference"/>
          <w:rFonts w:eastAsiaTheme="minorHAnsi" w:cstheme="minorBidi"/>
        </w:rPr>
        <w:commentReference w:id="592"/>
      </w:r>
      <w:bookmarkEnd w:id="589"/>
    </w:p>
    <w:p w14:paraId="7DAF6AE4" w14:textId="2CE0D96C" w:rsidR="002F54EE" w:rsidRDefault="003F6AE0" w:rsidP="00A1136F">
      <w:r>
        <w:t>A</w:t>
      </w:r>
      <w:ins w:id="594" w:author="Mátrai Tibor" w:date="2022-04-20T22:01:00Z">
        <w:r w:rsidR="00054168">
          <w:t>z implementálás</w:t>
        </w:r>
      </w:ins>
      <w:del w:id="595" w:author="Mátrai Tibor" w:date="2022-04-20T22:01:00Z">
        <w:r w:rsidDel="00054168">
          <w:delText xml:space="preserve"> kódolás </w:delText>
        </w:r>
      </w:del>
      <w:ins w:id="596" w:author="Mátrai Tibor" w:date="2022-04-20T22:01:00Z">
        <w:r w:rsidR="00054168">
          <w:t xml:space="preserve"> </w:t>
        </w:r>
      </w:ins>
      <w:r>
        <w:t>fázis során a tervezés alatt megtervezett szerkezeteket és funkciókat kellet implementálni, és ezáltal elkészíteni az alkalmazást. Ebben az alfejezetben bemutat</w:t>
      </w:r>
      <w:ins w:id="597" w:author="Mátrai Tibor" w:date="2022-04-20T22:01:00Z">
        <w:r w:rsidR="00054168">
          <w:t>ásra kerülnek</w:t>
        </w:r>
      </w:ins>
      <w:del w:id="598" w:author="Mátrai Tibor" w:date="2022-04-20T22:01:00Z">
        <w:r w:rsidDel="00054168">
          <w:delText>om</w:delText>
        </w:r>
      </w:del>
      <w:r>
        <w:t xml:space="preserve"> ennek a fázisnak a lépései</w:t>
      </w:r>
      <w:del w:id="599" w:author="Mátrai Tibor" w:date="2022-04-20T22:01:00Z">
        <w:r w:rsidDel="00054168">
          <w:delText>t</w:delText>
        </w:r>
      </w:del>
      <w:r>
        <w:t xml:space="preserve"> és részletesen </w:t>
      </w:r>
      <w:r w:rsidR="00866C2F">
        <w:t xml:space="preserve">bemutatom a kód azon elemeit, amelyek az alapját képezik az elkészült alkalmazásnak. A kódolás folyamat első lépéseként elkészítettem a megtervezett </w:t>
      </w:r>
      <w:proofErr w:type="spellStart"/>
      <w:r w:rsidR="00866C2F">
        <w:t>html</w:t>
      </w:r>
      <w:proofErr w:type="spellEnd"/>
      <w:r w:rsidR="00866C2F">
        <w:t xml:space="preserve"> oldalak vázát &lt;div&gt; tag-ek segítségével</w:t>
      </w:r>
      <w:r w:rsidR="00EE6A82">
        <w:t xml:space="preserve">, létrehoztam a tervezés fázisban említett linkeket az oldalakon a hozzájuk tartozó osztály nevekkel és előkészítettem a beviteli mezők helyét az oldalakon, ezeket a mezőket akkor adtam hozzá az oldalakhoz amikor a hozzájuk tartozó funkciót készítettem el. </w:t>
      </w:r>
      <w:r w:rsidR="001571DE">
        <w:t xml:space="preserve">A </w:t>
      </w:r>
      <w:proofErr w:type="spellStart"/>
      <w:r w:rsidR="001571DE">
        <w:t>html</w:t>
      </w:r>
      <w:proofErr w:type="spellEnd"/>
      <w:r w:rsidR="001571DE">
        <w:t xml:space="preserve"> vázak elkészítése után írtam meg a hozzájuk tartozó CSS-t</w:t>
      </w:r>
      <w:r w:rsidR="005C034C">
        <w:t>,</w:t>
      </w:r>
      <w:r w:rsidR="001571DE">
        <w:t xml:space="preserve"> ahol kialakítottam a linkek kinézetét, valamit az oldalak témáját, hogy azok </w:t>
      </w:r>
      <w:r w:rsidR="005C034C">
        <w:t>hasonlítsanak</w:t>
      </w:r>
      <w:r w:rsidR="001571DE">
        <w:t xml:space="preserve"> a Microsoft Word kezelő felületének témájához.</w:t>
      </w:r>
    </w:p>
    <w:p w14:paraId="00D390CD" w14:textId="6689D5E6" w:rsidR="00937254" w:rsidRDefault="008049AA" w:rsidP="00937254">
      <w:pPr>
        <w:rPr>
          <w:ins w:id="600" w:author="Mátrai Tibor" w:date="2022-04-20T22:06:00Z"/>
        </w:rPr>
      </w:pPr>
      <w:del w:id="601" w:author="Mátrai Tibor" w:date="2022-04-21T21:46:00Z">
        <w:r w:rsidDel="00DD2008">
          <w:rPr>
            <w:noProof/>
            <w:lang w:val="en-US"/>
          </w:rPr>
          <mc:AlternateContent>
            <mc:Choice Requires="wpg">
              <w:drawing>
                <wp:inline distT="0" distB="0" distL="0" distR="0" wp14:anchorId="3C581AC7" wp14:editId="62DE5DC3">
                  <wp:extent cx="4095750" cy="4152900"/>
                  <wp:effectExtent l="0" t="0" r="0" b="0"/>
                  <wp:docPr id="16" name="Group 16"/>
                  <wp:cNvGraphicFramePr/>
                  <a:graphic xmlns:a="http://schemas.openxmlformats.org/drawingml/2006/main">
                    <a:graphicData uri="http://schemas.microsoft.com/office/word/2010/wordprocessingGroup">
                      <wpg:wgp>
                        <wpg:cNvGrpSpPr/>
                        <wpg:grpSpPr>
                          <a:xfrm>
                            <a:off x="0" y="0"/>
                            <a:ext cx="4095750" cy="4152900"/>
                            <a:chOff x="0" y="0"/>
                            <a:chExt cx="4095750" cy="4152900"/>
                          </a:xfrm>
                        </wpg:grpSpPr>
                        <pic:pic xmlns:pic="http://schemas.openxmlformats.org/drawingml/2006/picture">
                          <pic:nvPicPr>
                            <pic:cNvPr id="14" name="Picture 14"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15" name="Text Box 2"/>
                          <wps:cNvSpPr txBox="1">
                            <a:spLocks noChangeArrowheads="1"/>
                          </wps:cNvSpPr>
                          <wps:spPr bwMode="auto">
                            <a:xfrm>
                              <a:off x="333375" y="3848100"/>
                              <a:ext cx="3314700" cy="304800"/>
                            </a:xfrm>
                            <a:prstGeom prst="rect">
                              <a:avLst/>
                            </a:prstGeom>
                            <a:noFill/>
                            <a:ln w="9525">
                              <a:noFill/>
                              <a:miter lim="800000"/>
                              <a:headEnd/>
                              <a:tailEnd/>
                            </a:ln>
                          </wps:spPr>
                          <wps:txbx>
                            <w:txbxContent>
                              <w:p w14:paraId="2452B3CF" w14:textId="5750573E" w:rsidR="009A6504" w:rsidRDefault="009A6504"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9A6504" w:rsidRDefault="009A6504" w:rsidP="00C0692F"/>
                            </w:txbxContent>
                          </wps:txbx>
                          <wps:bodyPr rot="0" vert="horz" wrap="square" lIns="91440" tIns="45720" rIns="91440" bIns="45720" anchor="t" anchorCtr="0">
                            <a:noAutofit/>
                          </wps:bodyPr>
                        </wps:wsp>
                      </wpg:wgp>
                    </a:graphicData>
                  </a:graphic>
                </wp:inline>
              </w:drawing>
            </mc:Choice>
            <mc:Fallback>
              <w:pict>
                <v:group w14:anchorId="3C581AC7" id="Group 16" o:spid="_x0000_s1064" style="width:322.5pt;height:327pt;mso-position-horizontal-relative:char;mso-position-vertical-relative:line" coordsize="40957,415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">
                  <v:shape id="Picture 14" o:spid="_x0000_s1065"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">
                    <v:imagedata r:id="rId29" o:title="Text&#10;&#10;Description automatically generated"/>
                  </v:shape>
                  <v:shape id="Text Box 2" o:spid="_x0000_s1066" type="#_x0000_t202" style="position:absolute;left:3333;top:3848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452B3CF" w14:textId="5750573E" w:rsidR="009A6504" w:rsidRDefault="009A6504"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9A6504" w:rsidRDefault="009A6504" w:rsidP="00C0692F"/>
                      </w:txbxContent>
                    </v:textbox>
                  </v:shape>
                  <w10:anchorlock/>
                </v:group>
              </w:pict>
            </mc:Fallback>
          </mc:AlternateContent>
        </w:r>
      </w:del>
      <w:r w:rsidR="00931390">
        <w:t>A kezelő felületek alapjai elkészítése után készítettem el a kliens oldali applikációkat. A három fő funkció</w:t>
      </w:r>
      <w:r w:rsidR="00194D49">
        <w:t xml:space="preserve"> (Dokumentum előkészítés, Hibák elhelyezése, Javítás)</w:t>
      </w:r>
      <w:r w:rsidR="00931390">
        <w:t xml:space="preserve"> külön JavaScript </w:t>
      </w:r>
      <w:r w:rsidR="00931390">
        <w:lastRenderedPageBreak/>
        <w:t xml:space="preserve">programban készítettem el. </w:t>
      </w:r>
      <w:r w:rsidR="00194D49">
        <w:t xml:space="preserve">A </w:t>
      </w:r>
      <w:r w:rsidR="00194D49" w:rsidRPr="00054168">
        <w:rPr>
          <w:b/>
          <w:bCs/>
          <w:rPrChange w:id="602" w:author="Mátrai Tibor" w:date="2022-04-20T22:02:00Z">
            <w:rPr/>
          </w:rPrChange>
        </w:rPr>
        <w:t>Dokumentum előkészítés</w:t>
      </w:r>
      <w:r w:rsidR="00194D49">
        <w:t xml:space="preserve"> a dokElo.js program segítségével történik. Ennek az oldalnak a feladata a dokumentumban található hivatkozások helyének rögzítés és továbbítása a php szerver számára. A rögzí</w:t>
      </w:r>
      <w:r w:rsidR="00A65614">
        <w:t>tés mellet képes a még nem továbbított adatok törlésére is. A rögzített adatok a továbbítás elött egy objektumban tarolódnak</w:t>
      </w:r>
      <w:r w:rsidR="00750706">
        <w:t>,</w:t>
      </w:r>
      <w:ins w:id="603" w:author="Mátrai Tibor" w:date="2022-04-20T22:03:00Z">
        <w:r w:rsidR="00054168">
          <w:t xml:space="preserve"> </w:t>
        </w:r>
      </w:ins>
      <w:del w:id="604" w:author="Mátrai Tibor" w:date="2022-04-20T22:03:00Z">
        <w:r w:rsidR="00A65614" w:rsidDel="00054168">
          <w:delText xml:space="preserve"> </w:delText>
        </w:r>
      </w:del>
      <w:ins w:id="605" w:author="Mátrai Tibor" w:date="2022-04-20T22:03:00Z">
        <w:r w:rsidR="00054168">
          <w:t>amelynek váza a tervezés során készült el</w:t>
        </w:r>
      </w:ins>
      <w:del w:id="606" w:author="Mátrai Tibor" w:date="2022-04-20T22:03:00Z">
        <w:r w:rsidR="00A65614" w:rsidDel="00054168">
          <w:delText>amit a tervezés során terveztem</w:delText>
        </w:r>
        <w:r w:rsidR="00057F3C" w:rsidDel="00054168">
          <w:delText xml:space="preserve"> meg</w:delText>
        </w:r>
      </w:del>
      <w:r w:rsidR="00A65614">
        <w:t>.</w:t>
      </w:r>
      <w:r w:rsidR="00750706">
        <w:t xml:space="preserve"> Az adatokat</w:t>
      </w:r>
      <w:r w:rsidR="00A65614">
        <w:t xml:space="preserve"> </w:t>
      </w:r>
      <w:r w:rsidR="00750706">
        <w:t>a Microsoft Word API segítségével nyerjük ki a dokumentumokből. Az API használásához követni kell egy sémát különben nem működ</w:t>
      </w:r>
      <w:r w:rsidR="005E7F28">
        <w:t>ik</w:t>
      </w:r>
      <w:r w:rsidR="00750706">
        <w:t xml:space="preserve">. </w:t>
      </w:r>
      <w:del w:id="607" w:author="Mátrai Tibor" w:date="2022-04-20T22:10:00Z">
        <w:r w:rsidR="00750706" w:rsidDel="008049AA">
          <w:delText>Erre a sémára egy példa a 7-es ábrán látható kód részlet.</w:delText>
        </w:r>
      </w:del>
    </w:p>
    <w:p w14:paraId="7DEEE182" w14:textId="77777777" w:rsidR="00DD2008" w:rsidRDefault="00713D0C" w:rsidP="0028085F">
      <w:pPr>
        <w:rPr>
          <w:ins w:id="608" w:author="Mátrai Tibor" w:date="2022-04-21T21:46:00Z"/>
        </w:rPr>
      </w:pPr>
      <w:del w:id="609" w:author="Mátrai Tibor" w:date="2022-04-20T22:09:00Z">
        <w:r w:rsidDel="00937254">
          <w:delText xml:space="preserve"> </w:delText>
        </w:r>
      </w:del>
      <w:ins w:id="610" w:author="Mátrai Tibor" w:date="2022-04-20T22:09:00Z">
        <w:r w:rsidR="00937254">
          <w:t xml:space="preserve">A 7-es ábrán látható </w:t>
        </w:r>
        <w:proofErr w:type="spellStart"/>
        <w:r w:rsidR="00937254">
          <w:t>newCitatio</w:t>
        </w:r>
      </w:ins>
      <w:ins w:id="611" w:author="Mátrai Tibor" w:date="2022-04-20T22:10:00Z">
        <w:r w:rsidR="00937254">
          <w:t>n</w:t>
        </w:r>
        <w:proofErr w:type="spellEnd"/>
        <w:r w:rsidR="00937254">
          <w:t xml:space="preserve"> funkció</w:t>
        </w:r>
        <w:r w:rsidR="008049AA">
          <w:t xml:space="preserve"> egy jó példa az imént említett sémára</w:t>
        </w:r>
      </w:ins>
      <w:del w:id="612" w:author="Mátrai Tibor" w:date="2022-04-20T22:09:00Z">
        <w:r w:rsidDel="00937254">
          <w:delText>A sémát a newCitation funkció példáján mutatom be</w:delText>
        </w:r>
      </w:del>
      <w:r>
        <w:t>, ez</w:t>
      </w:r>
      <w:r w:rsidR="00113B4A">
        <w:t>t</w:t>
      </w:r>
      <w:r>
        <w:t xml:space="preserve"> a </w:t>
      </w:r>
      <w:ins w:id="613" w:author="Mátrai Tibor" w:date="2022-04-20T22:10:00Z">
        <w:r w:rsidR="008049AA">
          <w:t xml:space="preserve">szerkezetet </w:t>
        </w:r>
      </w:ins>
      <w:del w:id="614" w:author="Mátrai Tibor" w:date="2022-04-20T22:10:00Z">
        <w:r w:rsidDel="008049AA">
          <w:delText xml:space="preserve">sémát </w:delText>
        </w:r>
      </w:del>
      <w:r>
        <w:t>alkalmazom minden esetben amikor a dokumentumon változtatás végzek vagy adatot nyerek ki belőle.</w:t>
      </w:r>
      <w:r w:rsidR="00C0692F">
        <w:t xml:space="preserve"> </w:t>
      </w:r>
      <w:r>
        <w:t xml:space="preserve">A </w:t>
      </w:r>
      <w:proofErr w:type="spellStart"/>
      <w:r>
        <w:t>newCitation</w:t>
      </w:r>
      <w:proofErr w:type="spellEnd"/>
      <w:r>
        <w:t xml:space="preserve"> funkció feladat a kijelölt szöveg </w:t>
      </w:r>
      <w:proofErr w:type="spellStart"/>
      <w:r>
        <w:t>ContentControl</w:t>
      </w:r>
      <w:proofErr w:type="spellEnd"/>
      <w:r>
        <w:t xml:space="preserve">-á alakítása ennek a </w:t>
      </w:r>
      <w:proofErr w:type="spellStart"/>
      <w:r>
        <w:t>ContentControl-nak</w:t>
      </w:r>
      <w:proofErr w:type="spellEnd"/>
      <w:r>
        <w:t xml:space="preserve"> a színezése, szövegének és azonosítójának </w:t>
      </w:r>
      <w:r w:rsidR="00633B55">
        <w:t>objektumba másolása, valamint a tárolt hivatkozások számát jelző felület frissítése.</w:t>
      </w:r>
      <w:del w:id="615" w:author="Mátrai Tibor" w:date="2022-04-20T22:05:00Z">
        <w:r w:rsidR="00633B55" w:rsidDel="00937254">
          <w:delText xml:space="preserve"> </w:delText>
        </w:r>
      </w:del>
      <w:ins w:id="616" w:author="Mátrai Tibor" w:date="2022-04-20T22:06:00Z">
        <w:r w:rsidR="00937254">
          <w:t xml:space="preserve"> </w:t>
        </w:r>
      </w:ins>
      <w:r w:rsidR="00295EE7">
        <w:t xml:space="preserve">A Word API kialakítása miatt </w:t>
      </w:r>
      <w:proofErr w:type="spellStart"/>
      <w:r w:rsidR="00295EE7">
        <w:t>async</w:t>
      </w:r>
      <w:proofErr w:type="spellEnd"/>
      <w:r w:rsidR="00295EE7">
        <w:t xml:space="preserve"> funkcióként kell megírni ezt a funkciót. A </w:t>
      </w:r>
      <w:proofErr w:type="spellStart"/>
      <w:r w:rsidR="00295EE7">
        <w:t>newCitation</w:t>
      </w:r>
      <w:proofErr w:type="spellEnd"/>
      <w:r w:rsidR="00295EE7">
        <w:t xml:space="preserve"> funkción belül található a </w:t>
      </w:r>
      <w:proofErr w:type="spellStart"/>
      <w:r w:rsidR="00295EE7">
        <w:t>Word.run</w:t>
      </w:r>
      <w:proofErr w:type="spellEnd"/>
      <w:r w:rsidR="00295EE7">
        <w:t xml:space="preserve"> funkció</w:t>
      </w:r>
      <w:r w:rsidR="00113B4A">
        <w:t>,</w:t>
      </w:r>
      <w:r w:rsidR="00295EE7">
        <w:t xml:space="preserve"> aminek a segítségével </w:t>
      </w:r>
      <w:proofErr w:type="spellStart"/>
      <w:r w:rsidR="00295EE7">
        <w:t>végzhetők</w:t>
      </w:r>
      <w:proofErr w:type="spellEnd"/>
      <w:r w:rsidR="00295EE7">
        <w:t xml:space="preserve"> az API </w:t>
      </w:r>
      <w:proofErr w:type="spellStart"/>
      <w:r w:rsidR="00295EE7">
        <w:t>müveletek</w:t>
      </w:r>
      <w:proofErr w:type="spellEnd"/>
      <w:r w:rsidR="00295EE7">
        <w:t xml:space="preserve">, az itt indított funkció is </w:t>
      </w:r>
      <w:proofErr w:type="spellStart"/>
      <w:r w:rsidR="00295EE7">
        <w:t>async</w:t>
      </w:r>
      <w:proofErr w:type="spellEnd"/>
      <w:r w:rsidR="00295EE7">
        <w:t xml:space="preserve"> funkció mivel a változtatások során végig meg kell várni a dokumentum frissülését, ezt a feladatot látja el az </w:t>
      </w:r>
      <w:proofErr w:type="spellStart"/>
      <w:r w:rsidR="00295EE7">
        <w:t>await</w:t>
      </w:r>
      <w:proofErr w:type="spellEnd"/>
      <w:r w:rsidR="00295EE7">
        <w:t xml:space="preserve"> </w:t>
      </w:r>
      <w:proofErr w:type="spellStart"/>
      <w:proofErr w:type="gramStart"/>
      <w:r w:rsidR="00295EE7">
        <w:t>context.sync</w:t>
      </w:r>
      <w:proofErr w:type="spellEnd"/>
      <w:proofErr w:type="gramEnd"/>
      <w:r w:rsidR="00295EE7">
        <w:t xml:space="preserve">() </w:t>
      </w:r>
      <w:r w:rsidR="00C8173C">
        <w:t>sor</w:t>
      </w:r>
      <w:r w:rsidR="00113B4A">
        <w:t>,</w:t>
      </w:r>
      <w:r w:rsidR="00C8173C">
        <w:t xml:space="preserve"> amely addig nem lépteti tovább a programot ameddig a dokumentum nem frissül és az új adat (context) megérkezik a JavaScript applikáció számára. Az </w:t>
      </w:r>
      <w:proofErr w:type="spellStart"/>
      <w:r w:rsidR="00C8173C">
        <w:t>await</w:t>
      </w:r>
      <w:proofErr w:type="spellEnd"/>
      <w:r w:rsidR="00C8173C">
        <w:t xml:space="preserve"> </w:t>
      </w:r>
      <w:proofErr w:type="spellStart"/>
      <w:proofErr w:type="gramStart"/>
      <w:r w:rsidR="00C8173C">
        <w:t>context.sync</w:t>
      </w:r>
      <w:proofErr w:type="spellEnd"/>
      <w:proofErr w:type="gramEnd"/>
      <w:r w:rsidR="00C8173C">
        <w:t xml:space="preserve">() parancsot minden olyan változtatás után meg kell hívni amikor az előző változtatásokkal szeretnénk dolgozni. A példában például szükség van erre a műveletre a hatodik sorban miután elmentjük a kijelöltszöveget a </w:t>
      </w:r>
      <w:proofErr w:type="spellStart"/>
      <w:r w:rsidR="00C8173C">
        <w:t>range</w:t>
      </w:r>
      <w:proofErr w:type="spellEnd"/>
      <w:r w:rsidR="00C8173C">
        <w:t xml:space="preserve"> változóba</w:t>
      </w:r>
      <w:r w:rsidR="00C22788">
        <w:t>, majd ezt a változtatást vissza töltjük a dokumentumba. Továbbá szükség van rá a 14. sorban, ami előtt</w:t>
      </w:r>
      <w:r w:rsidR="00113B4A">
        <w:t xml:space="preserve"> a korábban</w:t>
      </w:r>
      <w:r w:rsidR="00C22788">
        <w:t xml:space="preserve"> létrehozott </w:t>
      </w:r>
      <w:proofErr w:type="spellStart"/>
      <w:r w:rsidR="00C22788">
        <w:t>range</w:t>
      </w:r>
      <w:proofErr w:type="spellEnd"/>
      <w:r w:rsidR="00C22788">
        <w:t xml:space="preserve"> változó köré létrehozzuk a </w:t>
      </w:r>
      <w:proofErr w:type="spellStart"/>
      <w:r w:rsidR="00C22788">
        <w:t>wordCC</w:t>
      </w:r>
      <w:proofErr w:type="spellEnd"/>
      <w:r w:rsidR="00C22788">
        <w:t xml:space="preserve"> </w:t>
      </w:r>
      <w:proofErr w:type="spellStart"/>
      <w:r w:rsidR="00C22788">
        <w:t>ContentControlt</w:t>
      </w:r>
      <w:proofErr w:type="spellEnd"/>
      <w:r w:rsidR="00C22788">
        <w:t xml:space="preserve">, ennek a </w:t>
      </w:r>
      <w:proofErr w:type="spellStart"/>
      <w:r w:rsidR="00C22788">
        <w:t>ContentControlnak</w:t>
      </w:r>
      <w:proofErr w:type="spellEnd"/>
      <w:r w:rsidR="00C22788">
        <w:t xml:space="preserve"> a vissza töltése után szükséges</w:t>
      </w:r>
      <w:r w:rsidR="00113B4A">
        <w:t xml:space="preserve"> ismét</w:t>
      </w:r>
      <w:r w:rsidR="00C22788">
        <w:t xml:space="preserve"> a </w:t>
      </w:r>
      <w:proofErr w:type="spellStart"/>
      <w:r w:rsidR="00C22788">
        <w:t>await</w:t>
      </w:r>
      <w:proofErr w:type="spellEnd"/>
      <w:r w:rsidR="00C22788">
        <w:t xml:space="preserve"> </w:t>
      </w:r>
      <w:proofErr w:type="spellStart"/>
      <w:proofErr w:type="gramStart"/>
      <w:r w:rsidR="00C22788">
        <w:t>context.sync</w:t>
      </w:r>
      <w:proofErr w:type="spellEnd"/>
      <w:proofErr w:type="gramEnd"/>
      <w:r w:rsidR="00C22788">
        <w:t>() parancs</w:t>
      </w:r>
      <w:r w:rsidR="005E7F28">
        <w:t>,</w:t>
      </w:r>
      <w:r w:rsidR="00C22788">
        <w:t xml:space="preserve"> hiszen a következőkben ennek a változónak szeretnénk az adatait kinyerni</w:t>
      </w:r>
      <w:r w:rsidR="005E7F28">
        <w:t xml:space="preserve"> és az objektumomba írni. </w:t>
      </w:r>
      <w:r w:rsidR="00113B4A">
        <w:t xml:space="preserve">Azért van szükség a </w:t>
      </w:r>
      <w:proofErr w:type="spellStart"/>
      <w:r w:rsidR="00113B4A">
        <w:t>ContentControl</w:t>
      </w:r>
      <w:proofErr w:type="spellEnd"/>
      <w:r w:rsidR="00113B4A">
        <w:t xml:space="preserve"> létrehozására, mert a továbbiakban ez alapján találja meg a program a hivatkozásokat.</w:t>
      </w:r>
      <w:r w:rsidR="004A31C0">
        <w:t xml:space="preserve"> A</w:t>
      </w:r>
      <w:r w:rsidR="00137633">
        <w:t xml:space="preserve"> </w:t>
      </w:r>
      <w:r w:rsidR="004A31C0">
        <w:t xml:space="preserve">dokElo.js program ezt a sémát használja a törlés funkciónál is, abban a funkcióban a kiválasztott </w:t>
      </w:r>
      <w:proofErr w:type="spellStart"/>
      <w:r w:rsidR="004A31C0">
        <w:t>ContentControlt</w:t>
      </w:r>
      <w:proofErr w:type="spellEnd"/>
      <w:r w:rsidR="004A31C0">
        <w:t xml:space="preserve"> töröljük </w:t>
      </w:r>
      <w:r w:rsidR="00153340">
        <w:t xml:space="preserve">a hozzátartozó adatok objektumból történő törlése </w:t>
      </w:r>
      <w:commentRangeStart w:id="617"/>
      <w:commentRangeStart w:id="618"/>
      <w:r w:rsidR="00153340">
        <w:t>után</w:t>
      </w:r>
      <w:commentRangeEnd w:id="617"/>
      <w:r w:rsidR="009A6504">
        <w:rPr>
          <w:rStyle w:val="CommentReference"/>
        </w:rPr>
        <w:commentReference w:id="617"/>
      </w:r>
      <w:commentRangeEnd w:id="618"/>
      <w:r w:rsidR="00937254">
        <w:rPr>
          <w:rStyle w:val="CommentReference"/>
        </w:rPr>
        <w:commentReference w:id="618"/>
      </w:r>
      <w:r w:rsidR="00153340">
        <w:t>.</w:t>
      </w:r>
    </w:p>
    <w:p w14:paraId="169C0419" w14:textId="504E37AE" w:rsidR="00153340" w:rsidRDefault="00153340">
      <w:pPr>
        <w:pStyle w:val="image"/>
        <w:pPrChange w:id="619" w:author="Mátrai Tibor" w:date="2022-04-21T21:46:00Z">
          <w:pPr/>
        </w:pPrChange>
      </w:pPr>
      <w:del w:id="620" w:author="Mátrai Tibor" w:date="2022-04-21T21:46:00Z">
        <w:r w:rsidDel="00DD2008">
          <w:lastRenderedPageBreak/>
          <w:delText xml:space="preserve"> </w:delText>
        </w:r>
      </w:del>
      <w:ins w:id="621" w:author="Mátrai Tibor" w:date="2022-04-21T21:46:00Z">
        <w:r w:rsidR="00DD2008">
          <w:rPr>
            <w:noProof/>
            <w:lang w:val="en-US"/>
          </w:rPr>
          <mc:AlternateContent>
            <mc:Choice Requires="wpg">
              <w:drawing>
                <wp:inline distT="0" distB="0" distL="0" distR="0" wp14:anchorId="04D41D01" wp14:editId="72E0C0C6">
                  <wp:extent cx="4895850" cy="3352800"/>
                  <wp:effectExtent l="0" t="0" r="0" b="0"/>
                  <wp:docPr id="38" name="Group 38"/>
                  <wp:cNvGraphicFramePr/>
                  <a:graphic xmlns:a="http://schemas.openxmlformats.org/drawingml/2006/main">
                    <a:graphicData uri="http://schemas.microsoft.com/office/word/2010/wordprocessingGroup">
                      <wpg:wgp>
                        <wpg:cNvGrpSpPr/>
                        <wpg:grpSpPr>
                          <a:xfrm>
                            <a:off x="0" y="0"/>
                            <a:ext cx="4895850" cy="3352800"/>
                            <a:chOff x="-945309" y="0"/>
                            <a:chExt cx="6150499" cy="4212740"/>
                          </a:xfrm>
                        </wpg:grpSpPr>
                        <pic:pic xmlns:pic="http://schemas.openxmlformats.org/drawingml/2006/picture">
                          <pic:nvPicPr>
                            <pic:cNvPr id="39" name="Picture 39"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40" name="Text Box 2"/>
                          <wps:cNvSpPr txBox="1">
                            <a:spLocks noChangeArrowheads="1"/>
                          </wps:cNvSpPr>
                          <wps:spPr bwMode="auto">
                            <a:xfrm>
                              <a:off x="-945309" y="3793860"/>
                              <a:ext cx="6150499" cy="418880"/>
                            </a:xfrm>
                            <a:prstGeom prst="rect">
                              <a:avLst/>
                            </a:prstGeom>
                            <a:noFill/>
                            <a:ln w="9525">
                              <a:noFill/>
                              <a:miter lim="800000"/>
                              <a:headEnd/>
                              <a:tailEnd/>
                            </a:ln>
                          </wps:spPr>
                          <wps:txbx>
                            <w:txbxContent>
                              <w:p w14:paraId="18103CAD" w14:textId="44F702CD" w:rsidR="00DD2008" w:rsidRDefault="00216E35" w:rsidP="00DD2008">
                                <w:pPr>
                                  <w:pStyle w:val="Caption"/>
                                  <w:ind w:firstLine="0"/>
                                  <w:jc w:val="center"/>
                                  <w:rPr>
                                    <w:noProof/>
                                    <w:color w:val="auto"/>
                                    <w:sz w:val="24"/>
                                    <w:szCs w:val="24"/>
                                  </w:rPr>
                                </w:pPr>
                                <w:ins w:id="622" w:author="Mátrai Tibor" w:date="2022-04-21T22:36:00Z">
                                  <w:r>
                                    <w:rPr>
                                      <w:noProof/>
                                      <w:color w:val="auto"/>
                                      <w:sz w:val="24"/>
                                      <w:szCs w:val="24"/>
                                    </w:rPr>
                                    <w:t>8</w:t>
                                  </w:r>
                                </w:ins>
                                <w:del w:id="623" w:author="Mátrai Tibor" w:date="2022-04-21T22:36:00Z">
                                  <w:r w:rsidR="00DD2008" w:rsidDel="00216E35">
                                    <w:rPr>
                                      <w:noProof/>
                                      <w:color w:val="auto"/>
                                      <w:sz w:val="24"/>
                                      <w:szCs w:val="24"/>
                                    </w:rPr>
                                    <w:delText>7</w:delText>
                                  </w:r>
                                </w:del>
                                <w:r w:rsidR="00DD2008" w:rsidRPr="00535694">
                                  <w:rPr>
                                    <w:noProof/>
                                    <w:color w:val="auto"/>
                                    <w:sz w:val="24"/>
                                    <w:szCs w:val="24"/>
                                  </w:rPr>
                                  <w:t>. ábra</w:t>
                                </w:r>
                                <w:r w:rsidR="00DD2008">
                                  <w:rPr>
                                    <w:noProof/>
                                    <w:color w:val="auto"/>
                                    <w:sz w:val="24"/>
                                    <w:szCs w:val="24"/>
                                  </w:rPr>
                                  <w:t xml:space="preserve"> dokElo.js newCitation funkció</w:t>
                                </w:r>
                                <w:ins w:id="624" w:author="Mátrai Tibor" w:date="2022-04-21T23:46:00Z">
                                  <w:r w:rsidR="00C82B1F">
                                    <w:rPr>
                                      <w:noProof/>
                                      <w:color w:val="auto"/>
                                      <w:sz w:val="24"/>
                                      <w:szCs w:val="24"/>
                                    </w:rPr>
                                    <w:t xml:space="preserve"> (Részlet a forráskódból)</w:t>
                                  </w:r>
                                </w:ins>
                              </w:p>
                              <w:p w14:paraId="41F47697" w14:textId="77777777" w:rsidR="00DD2008" w:rsidRDefault="00DD2008" w:rsidP="00DD2008"/>
                            </w:txbxContent>
                          </wps:txbx>
                          <wps:bodyPr rot="0" vert="horz" wrap="square" lIns="91440" tIns="45720" rIns="91440" bIns="45720" anchor="t" anchorCtr="0">
                            <a:noAutofit/>
                          </wps:bodyPr>
                        </wps:wsp>
                      </wpg:wgp>
                    </a:graphicData>
                  </a:graphic>
                </wp:inline>
              </w:drawing>
            </mc:Choice>
            <mc:Fallback>
              <w:pict>
                <v:group w14:anchorId="04D41D01" id="Group 38" o:spid="_x0000_s1067" style="width:385.5pt;height:264pt;mso-position-horizontal-relative:char;mso-position-vertical-relative:line" coordorigin="-9453" coordsize="61504,421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">
                  <v:shape id="Picture 39" o:spid="_x0000_s1068"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">
                    <v:imagedata r:id="rId29" o:title="Text&#10;&#10;Description automatically generated"/>
                  </v:shape>
                  <v:shape id="Text Box 2" o:spid="_x0000_s1069" type="#_x0000_t202" style="position:absolute;left:-9453;top:37938;width:61504;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8103CAD" w14:textId="44F702CD" w:rsidR="00DD2008" w:rsidRDefault="00216E35" w:rsidP="00DD2008">
                          <w:pPr>
                            <w:pStyle w:val="Caption"/>
                            <w:ind w:firstLine="0"/>
                            <w:jc w:val="center"/>
                            <w:rPr>
                              <w:noProof/>
                              <w:color w:val="auto"/>
                              <w:sz w:val="24"/>
                              <w:szCs w:val="24"/>
                            </w:rPr>
                          </w:pPr>
                          <w:ins w:id="625" w:author="Mátrai Tibor" w:date="2022-04-21T22:36:00Z">
                            <w:r>
                              <w:rPr>
                                <w:noProof/>
                                <w:color w:val="auto"/>
                                <w:sz w:val="24"/>
                                <w:szCs w:val="24"/>
                              </w:rPr>
                              <w:t>8</w:t>
                            </w:r>
                          </w:ins>
                          <w:del w:id="626" w:author="Mátrai Tibor" w:date="2022-04-21T22:36:00Z">
                            <w:r w:rsidR="00DD2008" w:rsidDel="00216E35">
                              <w:rPr>
                                <w:noProof/>
                                <w:color w:val="auto"/>
                                <w:sz w:val="24"/>
                                <w:szCs w:val="24"/>
                              </w:rPr>
                              <w:delText>7</w:delText>
                            </w:r>
                          </w:del>
                          <w:r w:rsidR="00DD2008" w:rsidRPr="00535694">
                            <w:rPr>
                              <w:noProof/>
                              <w:color w:val="auto"/>
                              <w:sz w:val="24"/>
                              <w:szCs w:val="24"/>
                            </w:rPr>
                            <w:t>. ábra</w:t>
                          </w:r>
                          <w:r w:rsidR="00DD2008">
                            <w:rPr>
                              <w:noProof/>
                              <w:color w:val="auto"/>
                              <w:sz w:val="24"/>
                              <w:szCs w:val="24"/>
                            </w:rPr>
                            <w:t xml:space="preserve"> dokElo.js newCitation funkció</w:t>
                          </w:r>
                          <w:ins w:id="627" w:author="Mátrai Tibor" w:date="2022-04-21T23:46:00Z">
                            <w:r w:rsidR="00C82B1F">
                              <w:rPr>
                                <w:noProof/>
                                <w:color w:val="auto"/>
                                <w:sz w:val="24"/>
                                <w:szCs w:val="24"/>
                              </w:rPr>
                              <w:t xml:space="preserve"> (Részlet a forráskódból)</w:t>
                            </w:r>
                          </w:ins>
                        </w:p>
                        <w:p w14:paraId="41F47697" w14:textId="77777777" w:rsidR="00DD2008" w:rsidRDefault="00DD2008" w:rsidP="00DD2008"/>
                      </w:txbxContent>
                    </v:textbox>
                  </v:shape>
                  <w10:anchorlock/>
                </v:group>
              </w:pict>
            </mc:Fallback>
          </mc:AlternateContent>
        </w:r>
      </w:ins>
    </w:p>
    <w:p w14:paraId="104037E2" w14:textId="3701068C" w:rsidR="00153340" w:rsidRPr="00C9075A" w:rsidRDefault="00153340">
      <w:pPr>
        <w:rPr>
          <w:noProof/>
          <w:lang w:val="en-US"/>
          <w:rPrChange w:id="628" w:author="Mátrai Tibor" w:date="2022-04-21T21:47:00Z">
            <w:rPr/>
          </w:rPrChange>
        </w:rPr>
      </w:pPr>
      <w:r>
        <w:t xml:space="preserve">Ahogy már említettem a dokElo.js applikáció másik fő feladata az adatok továbbítása a php szerver számára. Ezt a feladatot a 8-as ábrán látható </w:t>
      </w:r>
      <w:proofErr w:type="spellStart"/>
      <w:r>
        <w:t>sender</w:t>
      </w:r>
      <w:proofErr w:type="spellEnd"/>
      <w:r>
        <w:t xml:space="preserve"> funkció látja el.</w:t>
      </w:r>
      <w:r w:rsidR="00D168EE">
        <w:t xml:space="preserve"> Ez a funkció </w:t>
      </w:r>
      <w:proofErr w:type="gramStart"/>
      <w:r w:rsidR="00D168EE">
        <w:t>$.</w:t>
      </w:r>
      <w:proofErr w:type="spellStart"/>
      <w:r w:rsidR="00D168EE">
        <w:t>ajax</w:t>
      </w:r>
      <w:proofErr w:type="spellEnd"/>
      <w:proofErr w:type="gramEnd"/>
      <w:r w:rsidR="00D168EE">
        <w:t xml:space="preserve"> </w:t>
      </w:r>
      <w:proofErr w:type="spellStart"/>
      <w:r w:rsidR="00D168EE">
        <w:t>jQuery</w:t>
      </w:r>
      <w:proofErr w:type="spellEnd"/>
      <w:r w:rsidR="00D168EE">
        <w:t xml:space="preserve"> </w:t>
      </w:r>
      <w:r w:rsidR="00533A47">
        <w:t>metódus</w:t>
      </w:r>
      <w:r w:rsidR="00D168EE">
        <w:t xml:space="preserve"> segítségével továbbítja http </w:t>
      </w:r>
      <w:proofErr w:type="spellStart"/>
      <w:r w:rsidR="00D168EE">
        <w:t>request</w:t>
      </w:r>
      <w:proofErr w:type="spellEnd"/>
      <w:r w:rsidR="00D168EE">
        <w:t xml:space="preserve"> formájában az adatokat. </w:t>
      </w:r>
      <w:r w:rsidR="00533A47">
        <w:t xml:space="preserve">Ennél a metódusnál az árán látható sorok segítségével lehet megadni a </w:t>
      </w:r>
      <w:proofErr w:type="spellStart"/>
      <w:r w:rsidR="00533A47">
        <w:t>request</w:t>
      </w:r>
      <w:proofErr w:type="spellEnd"/>
      <w:r w:rsidR="00533A47">
        <w:t xml:space="preserve"> adatait és hogy mi történjen a </w:t>
      </w:r>
      <w:proofErr w:type="spellStart"/>
      <w:r w:rsidR="00533A47">
        <w:t>request</w:t>
      </w:r>
      <w:proofErr w:type="spellEnd"/>
      <w:r w:rsidR="00533A47">
        <w:t xml:space="preserve"> sikeres és sikertelen lefutása esetén. A </w:t>
      </w:r>
      <w:proofErr w:type="spellStart"/>
      <w:r w:rsidR="00533A47">
        <w:t>type</w:t>
      </w:r>
      <w:proofErr w:type="spellEnd"/>
      <w:r w:rsidR="00533A47">
        <w:t xml:space="preserve"> változóban lehet megadni a </w:t>
      </w:r>
      <w:proofErr w:type="spellStart"/>
      <w:r w:rsidR="00533A47">
        <w:t>request</w:t>
      </w:r>
      <w:proofErr w:type="spellEnd"/>
      <w:r w:rsidR="00533A47">
        <w:t xml:space="preserve"> típusát, a projekt során végig post </w:t>
      </w:r>
      <w:proofErr w:type="spellStart"/>
      <w:r w:rsidR="00533A47">
        <w:t>requesteket</w:t>
      </w:r>
      <w:proofErr w:type="spellEnd"/>
      <w:r w:rsidR="00533A47">
        <w:t xml:space="preserve"> használok az egyszerűség kedvéért. Az </w:t>
      </w:r>
      <w:proofErr w:type="spellStart"/>
      <w:r w:rsidR="00533A47">
        <w:t>url</w:t>
      </w:r>
      <w:proofErr w:type="spellEnd"/>
      <w:r w:rsidR="00533A47">
        <w:t xml:space="preserve"> változóban kell megadni az elérési </w:t>
      </w:r>
      <w:proofErr w:type="spellStart"/>
      <w:r w:rsidR="00533A47">
        <w:t>utvonalát</w:t>
      </w:r>
      <w:proofErr w:type="spellEnd"/>
      <w:r w:rsidR="00533A47">
        <w:t xml:space="preserve"> a php szervernek és ehhez a </w:t>
      </w:r>
      <w:proofErr w:type="spellStart"/>
      <w:r w:rsidR="00533A47">
        <w:t>requesthez</w:t>
      </w:r>
      <w:proofErr w:type="spellEnd"/>
      <w:r w:rsidR="00533A47">
        <w:t xml:space="preserve"> tartozó </w:t>
      </w:r>
      <w:r w:rsidR="00EC00BA">
        <w:t xml:space="preserve">php applikációnak. A </w:t>
      </w:r>
      <w:proofErr w:type="spellStart"/>
      <w:r w:rsidR="00EC00BA">
        <w:t>data</w:t>
      </w:r>
      <w:proofErr w:type="spellEnd"/>
      <w:r w:rsidR="00EC00BA">
        <w:t xml:space="preserve"> változóba kell beírni a küldésre váró </w:t>
      </w:r>
      <w:r w:rsidR="00A441D4">
        <w:t>szöveget,</w:t>
      </w:r>
      <w:r w:rsidR="00EC00BA">
        <w:t xml:space="preserve"> amit az ábrán a negyedik sorban hozok létre a tervezés során megtervezett objektumba, és ahogy a tervezénél említettem ezt az átalakítás a </w:t>
      </w:r>
      <w:proofErr w:type="spellStart"/>
      <w:r w:rsidR="00EC00BA">
        <w:t>JSON.Stringify</w:t>
      </w:r>
      <w:proofErr w:type="spellEnd"/>
      <w:r w:rsidR="00EC00BA">
        <w:t xml:space="preserve"> paranccsal egy lépésben eltudom végezni. </w:t>
      </w:r>
      <w:r w:rsidR="00A441D4">
        <w:t xml:space="preserve">A következő három változó értéke </w:t>
      </w:r>
      <w:proofErr w:type="spellStart"/>
      <w:r w:rsidR="00A441D4">
        <w:t>false</w:t>
      </w:r>
      <w:proofErr w:type="spellEnd"/>
      <w:r w:rsidR="00A441D4">
        <w:t xml:space="preserve"> a mi esetünkben, ezekkel a változókkal további beállításokat lehet megadni a </w:t>
      </w:r>
      <w:proofErr w:type="spellStart"/>
      <w:r w:rsidR="00A441D4">
        <w:t>requestnek</w:t>
      </w:r>
      <w:proofErr w:type="spellEnd"/>
      <w:r w:rsidR="00A441D4">
        <w:t xml:space="preserve">, de a program ezeket nem használja fel. A </w:t>
      </w:r>
      <w:proofErr w:type="spellStart"/>
      <w:r w:rsidR="00A441D4">
        <w:t>mimeType</w:t>
      </w:r>
      <w:proofErr w:type="spellEnd"/>
      <w:r w:rsidR="00A441D4">
        <w:t xml:space="preserve"> segítségével adjuk meg a szervernek, hogy milyen típusú adatot küldünk ezzel segítve a feldolgozást. A </w:t>
      </w:r>
      <w:proofErr w:type="spellStart"/>
      <w:r w:rsidR="00A441D4">
        <w:t>success</w:t>
      </w:r>
      <w:proofErr w:type="spellEnd"/>
      <w:r w:rsidR="00A441D4">
        <w:t xml:space="preserve"> változóban pedig készíthetünk egy </w:t>
      </w:r>
      <w:proofErr w:type="spellStart"/>
      <w:proofErr w:type="gramStart"/>
      <w:r w:rsidR="00A441D4">
        <w:t>funciót</w:t>
      </w:r>
      <w:proofErr w:type="spellEnd"/>
      <w:proofErr w:type="gramEnd"/>
      <w:r w:rsidR="00A441D4">
        <w:t xml:space="preserve"> ami akkor fut le ha </w:t>
      </w:r>
      <w:r w:rsidR="00F35D8A">
        <w:t xml:space="preserve">sikeres volt a </w:t>
      </w:r>
      <w:proofErr w:type="spellStart"/>
      <w:r w:rsidR="00F35D8A">
        <w:t>request</w:t>
      </w:r>
      <w:proofErr w:type="spellEnd"/>
      <w:r w:rsidR="00F35D8A">
        <w:t xml:space="preserve"> elküldése, továbbá az itt található </w:t>
      </w:r>
      <w:proofErr w:type="spellStart"/>
      <w:r w:rsidR="00F35D8A">
        <w:t>result</w:t>
      </w:r>
      <w:proofErr w:type="spellEnd"/>
      <w:r w:rsidR="00F35D8A">
        <w:t xml:space="preserve"> változó tartalmazza a szervertől érkezett választ, ami a példánk esetében csak egy rövid szöveg, viszont más esetekben egy JSON fájl is lehet. </w:t>
      </w:r>
      <w:proofErr w:type="gramStart"/>
      <w:r w:rsidR="00F35D8A">
        <w:t>A .</w:t>
      </w:r>
      <w:proofErr w:type="spellStart"/>
      <w:r w:rsidR="00F35D8A">
        <w:t>fail</w:t>
      </w:r>
      <w:proofErr w:type="spellEnd"/>
      <w:proofErr w:type="gramEnd"/>
      <w:r w:rsidR="00F35D8A">
        <w:t xml:space="preserve"> funkció pedig akkor fut le ha nem sikerült valamilyen okból a </w:t>
      </w:r>
      <w:proofErr w:type="spellStart"/>
      <w:r w:rsidR="00F35D8A">
        <w:t>request</w:t>
      </w:r>
      <w:proofErr w:type="spellEnd"/>
      <w:r w:rsidR="00F35D8A">
        <w:t xml:space="preserve">, a példában ebben az esetben egy hiba üzenetet íratunk ki a programmal. Az előbb bemutatott </w:t>
      </w:r>
      <w:proofErr w:type="gramStart"/>
      <w:r w:rsidR="00F35D8A">
        <w:t>$.</w:t>
      </w:r>
      <w:proofErr w:type="spellStart"/>
      <w:r w:rsidR="00F35D8A">
        <w:t>ajax</w:t>
      </w:r>
      <w:proofErr w:type="spellEnd"/>
      <w:proofErr w:type="gramEnd"/>
      <w:r w:rsidR="00F35D8A">
        <w:t xml:space="preserve"> metódust használom az alkalmazás során mindig ha a szerverrel kell kommunikálni. </w:t>
      </w:r>
      <w:r w:rsidR="00E1008A">
        <w:t xml:space="preserve">Ezen fő elem használatával elkészült a dokElo.js program. A helyes működését az összeállított JSON </w:t>
      </w:r>
      <w:del w:id="629" w:author="Mátrai Tibor" w:date="2022-04-21T21:47:00Z">
        <w:r w:rsidR="00BE1085" w:rsidDel="00C9075A">
          <w:rPr>
            <w:noProof/>
            <w:lang w:val="en-US"/>
          </w:rPr>
          <mc:AlternateContent>
            <mc:Choice Requires="wpg">
              <w:drawing>
                <wp:inline distT="0" distB="0" distL="0" distR="0" wp14:anchorId="7BFD2BDE" wp14:editId="6509DB82">
                  <wp:extent cx="4906010" cy="4914900"/>
                  <wp:effectExtent l="0" t="0" r="8890" b="0"/>
                  <wp:docPr id="19" name="Group 19"/>
                  <wp:cNvGraphicFramePr/>
                  <a:graphic xmlns:a="http://schemas.openxmlformats.org/drawingml/2006/main">
                    <a:graphicData uri="http://schemas.microsoft.com/office/word/2010/wordprocessingGroup">
                      <wpg:wgp>
                        <wpg:cNvGrpSpPr/>
                        <wpg:grpSpPr>
                          <a:xfrm>
                            <a:off x="0" y="0"/>
                            <a:ext cx="4906010" cy="4914900"/>
                            <a:chOff x="0" y="0"/>
                            <a:chExt cx="4906010" cy="4914900"/>
                          </a:xfrm>
                        </wpg:grpSpPr>
                        <pic:pic xmlns:pic="http://schemas.openxmlformats.org/drawingml/2006/picture">
                          <pic:nvPicPr>
                            <pic:cNvPr id="17" name="Picture 17" descr="Graphical user interface,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18" name="Text Box 2"/>
                          <wps:cNvSpPr txBox="1">
                            <a:spLocks noChangeArrowheads="1"/>
                          </wps:cNvSpPr>
                          <wps:spPr bwMode="auto">
                            <a:xfrm>
                              <a:off x="1019175" y="4610100"/>
                              <a:ext cx="3314700" cy="304800"/>
                            </a:xfrm>
                            <a:prstGeom prst="rect">
                              <a:avLst/>
                            </a:prstGeom>
                            <a:noFill/>
                            <a:ln w="9525">
                              <a:noFill/>
                              <a:miter lim="800000"/>
                              <a:headEnd/>
                              <a:tailEnd/>
                            </a:ln>
                          </wps:spPr>
                          <wps:txbx>
                            <w:txbxContent>
                              <w:p w14:paraId="0BDDF326" w14:textId="209B439D" w:rsidR="009A6504" w:rsidRDefault="009A6504"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9A6504" w:rsidRDefault="009A6504" w:rsidP="00153340"/>
                            </w:txbxContent>
                          </wps:txbx>
                          <wps:bodyPr rot="0" vert="horz" wrap="square" lIns="91440" tIns="45720" rIns="91440" bIns="45720" anchor="t" anchorCtr="0">
                            <a:noAutofit/>
                          </wps:bodyPr>
                        </wps:wsp>
                      </wpg:wgp>
                    </a:graphicData>
                  </a:graphic>
                </wp:inline>
              </w:drawing>
            </mc:Choice>
            <mc:Fallback>
              <w:pict>
                <v:group w14:anchorId="7BFD2BDE" id="Group 19" o:spid="_x0000_s1070" style="width:386.3pt;height:387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">
                  <v:shape id="Picture 17" o:spid="_x0000_s1071"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">
                    <v:imagedata r:id="rId31" o:title="Graphical user interface, text&#10;&#10;Description automatically generated"/>
                  </v:shape>
                  <v:shape id="Text Box 2" o:spid="_x0000_s1072" type="#_x0000_t202" style="position:absolute;left:10191;top:4610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BDDF326" w14:textId="209B439D" w:rsidR="009A6504" w:rsidRDefault="009A6504"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9A6504" w:rsidRDefault="009A6504" w:rsidP="00153340"/>
                      </w:txbxContent>
                    </v:textbox>
                  </v:shape>
                  <w10:anchorlock/>
                </v:group>
              </w:pict>
            </mc:Fallback>
          </mc:AlternateContent>
        </w:r>
      </w:del>
      <w:r w:rsidR="00E1008A">
        <w:t>szöveg helyességével ellenőriztem, következő feladat az adatbázis szerver elkészítése volt.</w:t>
      </w:r>
    </w:p>
    <w:p w14:paraId="45C39157" w14:textId="77777777" w:rsidR="00C9075A" w:rsidRDefault="00E1008A" w:rsidP="00205F23">
      <w:pPr>
        <w:rPr>
          <w:ins w:id="630" w:author="Mátrai Tibor" w:date="2022-04-21T21:47:00Z"/>
          <w:noProof/>
          <w:lang w:val="en-US"/>
        </w:rPr>
      </w:pPr>
      <w:r>
        <w:lastRenderedPageBreak/>
        <w:t xml:space="preserve">A fejlesztés során a már említett </w:t>
      </w:r>
      <w:proofErr w:type="spellStart"/>
      <w:r>
        <w:t>easyPHP</w:t>
      </w:r>
      <w:proofErr w:type="spellEnd"/>
      <w:r>
        <w:t xml:space="preserve"> </w:t>
      </w:r>
      <w:proofErr w:type="spellStart"/>
      <w:r>
        <w:t>devservert</w:t>
      </w:r>
      <w:proofErr w:type="spellEnd"/>
      <w:r>
        <w:t xml:space="preserve"> használtam az adatbázis szerver futtatására. A beépített </w:t>
      </w:r>
      <w:proofErr w:type="spellStart"/>
      <w:r>
        <w:t>phpMyAdmin</w:t>
      </w:r>
      <w:proofErr w:type="spellEnd"/>
      <w:r>
        <w:t xml:space="preserve"> felület segítségével létrehoztam a megtervezett adatbázist. Ezután </w:t>
      </w:r>
      <w:r w:rsidR="00981AEE">
        <w:t xml:space="preserve">elkészítettem a dokElo.js </w:t>
      </w:r>
      <w:proofErr w:type="spellStart"/>
      <w:r w:rsidR="00981AEE">
        <w:t>sender</w:t>
      </w:r>
      <w:proofErr w:type="spellEnd"/>
      <w:r w:rsidR="00981AEE">
        <w:t xml:space="preserve"> funkciójához (8. ábra) tartozó php programot</w:t>
      </w:r>
      <w:r w:rsidR="00ED60AC">
        <w:t xml:space="preserve"> a </w:t>
      </w:r>
      <w:proofErr w:type="spellStart"/>
      <w:r w:rsidR="00ED60AC">
        <w:t>dokelo.php</w:t>
      </w:r>
      <w:proofErr w:type="spellEnd"/>
      <w:r w:rsidR="00ED60AC">
        <w:t>-t</w:t>
      </w:r>
      <w:r w:rsidR="00981AEE">
        <w:t xml:space="preserve">. </w:t>
      </w:r>
      <w:r w:rsidR="00ED60AC">
        <w:t xml:space="preserve">Ez applikáció a megkapott JSON szöveg adatait az adatbázisba menti. Ehhez </w:t>
      </w:r>
      <w:r w:rsidR="00415FCD">
        <w:t>először</w:t>
      </w:r>
      <w:r w:rsidR="00ED60AC">
        <w:t xml:space="preserve"> csatlakoznia kell az adatbázishoz</w:t>
      </w:r>
      <w:r w:rsidR="00415FCD">
        <w:t xml:space="preserve">, ezt a feladatot a </w:t>
      </w:r>
      <w:proofErr w:type="spellStart"/>
      <w:r w:rsidR="00415FCD">
        <w:t>connect.php</w:t>
      </w:r>
      <w:proofErr w:type="spellEnd"/>
      <w:r w:rsidR="00415FCD">
        <w:t xml:space="preserve"> program látja el. Ennek a programnak a meghívása után, a megkapott JSON szöveget lokális tömbökbe menti, majd ezen tömbök segítségével elkészíti az INSERT INTO </w:t>
      </w:r>
      <w:proofErr w:type="spellStart"/>
      <w:r w:rsidR="00415FCD">
        <w:t>mysqli</w:t>
      </w:r>
      <w:proofErr w:type="spellEnd"/>
      <w:r w:rsidR="00415FCD">
        <w:t xml:space="preserve"> parancsot, amennyiben a dokumentumból még nem érkezett adat, akkor a </w:t>
      </w:r>
      <w:proofErr w:type="spellStart"/>
      <w:r w:rsidR="00415FCD">
        <w:t>dokNevek</w:t>
      </w:r>
      <w:proofErr w:type="spellEnd"/>
      <w:r w:rsidR="00415FCD">
        <w:t xml:space="preserve"> táblához is hozzá adja a szükséges sort, ha sikeresen megtörténik a mentés akkor válaszként visszaadja a mentett sorok számát. Ha hiba történik akkor a hiba üzenet lesz a válasz.</w:t>
      </w:r>
      <w:r w:rsidR="00AA4461">
        <w:t xml:space="preserve"> Ennek a programnak a megírása után visszatértem a kliens oldali alkalmazáshoz.</w:t>
      </w:r>
    </w:p>
    <w:p w14:paraId="6B65681F" w14:textId="63260CBD" w:rsidR="00E1008A" w:rsidRDefault="00C9075A">
      <w:pPr>
        <w:pStyle w:val="image"/>
        <w:pPrChange w:id="631" w:author="Mátrai Tibor" w:date="2022-04-21T21:47:00Z">
          <w:pPr/>
        </w:pPrChange>
      </w:pPr>
      <w:ins w:id="632" w:author="Mátrai Tibor" w:date="2022-04-21T21:47:00Z">
        <w:r>
          <w:rPr>
            <w:noProof/>
            <w:lang w:val="en-US"/>
          </w:rPr>
          <mc:AlternateContent>
            <mc:Choice Requires="wpg">
              <w:drawing>
                <wp:inline distT="0" distB="0" distL="0" distR="0" wp14:anchorId="0C273737" wp14:editId="31D53D33">
                  <wp:extent cx="4906010" cy="4914900"/>
                  <wp:effectExtent l="0" t="0" r="8890" b="0"/>
                  <wp:docPr id="41" name="Group 41"/>
                  <wp:cNvGraphicFramePr/>
                  <a:graphic xmlns:a="http://schemas.openxmlformats.org/drawingml/2006/main">
                    <a:graphicData uri="http://schemas.microsoft.com/office/word/2010/wordprocessingGroup">
                      <wpg:wgp>
                        <wpg:cNvGrpSpPr/>
                        <wpg:grpSpPr>
                          <a:xfrm>
                            <a:off x="0" y="0"/>
                            <a:ext cx="4906010" cy="4914900"/>
                            <a:chOff x="0" y="0"/>
                            <a:chExt cx="4906010" cy="4914900"/>
                          </a:xfrm>
                        </wpg:grpSpPr>
                        <pic:pic xmlns:pic="http://schemas.openxmlformats.org/drawingml/2006/picture">
                          <pic:nvPicPr>
                            <pic:cNvPr id="42" name="Picture 42" descr="Graphical user interface,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43" name="Text Box 2"/>
                          <wps:cNvSpPr txBox="1">
                            <a:spLocks noChangeArrowheads="1"/>
                          </wps:cNvSpPr>
                          <wps:spPr bwMode="auto">
                            <a:xfrm>
                              <a:off x="95250" y="4610100"/>
                              <a:ext cx="4800600" cy="304800"/>
                            </a:xfrm>
                            <a:prstGeom prst="rect">
                              <a:avLst/>
                            </a:prstGeom>
                            <a:noFill/>
                            <a:ln w="9525">
                              <a:noFill/>
                              <a:miter lim="800000"/>
                              <a:headEnd/>
                              <a:tailEnd/>
                            </a:ln>
                          </wps:spPr>
                          <wps:txbx>
                            <w:txbxContent>
                              <w:p w14:paraId="31E34364" w14:textId="4D147315" w:rsidR="00C9075A" w:rsidRDefault="00216E35" w:rsidP="00C9075A">
                                <w:pPr>
                                  <w:pStyle w:val="Caption"/>
                                  <w:ind w:firstLine="0"/>
                                  <w:jc w:val="center"/>
                                  <w:rPr>
                                    <w:noProof/>
                                    <w:color w:val="auto"/>
                                    <w:sz w:val="24"/>
                                    <w:szCs w:val="24"/>
                                  </w:rPr>
                                </w:pPr>
                                <w:ins w:id="633" w:author="Mátrai Tibor" w:date="2022-04-21T22:36:00Z">
                                  <w:r>
                                    <w:rPr>
                                      <w:noProof/>
                                      <w:color w:val="auto"/>
                                      <w:sz w:val="24"/>
                                      <w:szCs w:val="24"/>
                                    </w:rPr>
                                    <w:t>9</w:t>
                                  </w:r>
                                </w:ins>
                                <w:del w:id="634" w:author="Mátrai Tibor" w:date="2022-04-21T22:36:00Z">
                                  <w:r w:rsidR="00C9075A" w:rsidDel="00216E35">
                                    <w:rPr>
                                      <w:noProof/>
                                      <w:color w:val="auto"/>
                                      <w:sz w:val="24"/>
                                      <w:szCs w:val="24"/>
                                    </w:rPr>
                                    <w:delText>8</w:delText>
                                  </w:r>
                                </w:del>
                                <w:r w:rsidR="00C9075A" w:rsidRPr="00535694">
                                  <w:rPr>
                                    <w:noProof/>
                                    <w:color w:val="auto"/>
                                    <w:sz w:val="24"/>
                                    <w:szCs w:val="24"/>
                                  </w:rPr>
                                  <w:t>. ábra</w:t>
                                </w:r>
                                <w:r w:rsidR="00C9075A">
                                  <w:rPr>
                                    <w:noProof/>
                                    <w:color w:val="auto"/>
                                    <w:sz w:val="24"/>
                                    <w:szCs w:val="24"/>
                                  </w:rPr>
                                  <w:t xml:space="preserve"> dokElo.js sender funkció</w:t>
                                </w:r>
                                <w:ins w:id="635" w:author="Mátrai Tibor" w:date="2022-04-21T23:46:00Z">
                                  <w:r w:rsidR="00C82B1F">
                                    <w:rPr>
                                      <w:noProof/>
                                      <w:color w:val="auto"/>
                                      <w:sz w:val="24"/>
                                      <w:szCs w:val="24"/>
                                    </w:rPr>
                                    <w:t xml:space="preserve"> (Részlet a forráskódból)</w:t>
                                  </w:r>
                                </w:ins>
                              </w:p>
                              <w:p w14:paraId="769D19AF" w14:textId="77777777" w:rsidR="00C9075A" w:rsidRDefault="00C9075A" w:rsidP="00C9075A"/>
                            </w:txbxContent>
                          </wps:txbx>
                          <wps:bodyPr rot="0" vert="horz" wrap="square" lIns="91440" tIns="45720" rIns="91440" bIns="45720" anchor="t" anchorCtr="0">
                            <a:noAutofit/>
                          </wps:bodyPr>
                        </wps:wsp>
                      </wpg:wgp>
                    </a:graphicData>
                  </a:graphic>
                </wp:inline>
              </w:drawing>
            </mc:Choice>
            <mc:Fallback>
              <w:pict>
                <v:group w14:anchorId="0C273737" id="Group 41" o:spid="_x0000_s1073" style="width:386.3pt;height:387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">
                  <v:shape id="Picture 42" o:spid="_x0000_s1074"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">
                    <v:imagedata r:id="rId31" o:title="Graphical user interface, text&#10;&#10;Description automatically generated"/>
                  </v:shape>
                  <v:shape id="Text Box 2" o:spid="_x0000_s1075" type="#_x0000_t202" style="position:absolute;left:952;top:46101;width:480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1E34364" w14:textId="4D147315" w:rsidR="00C9075A" w:rsidRDefault="00216E35" w:rsidP="00C9075A">
                          <w:pPr>
                            <w:pStyle w:val="Caption"/>
                            <w:ind w:firstLine="0"/>
                            <w:jc w:val="center"/>
                            <w:rPr>
                              <w:noProof/>
                              <w:color w:val="auto"/>
                              <w:sz w:val="24"/>
                              <w:szCs w:val="24"/>
                            </w:rPr>
                          </w:pPr>
                          <w:ins w:id="636" w:author="Mátrai Tibor" w:date="2022-04-21T22:36:00Z">
                            <w:r>
                              <w:rPr>
                                <w:noProof/>
                                <w:color w:val="auto"/>
                                <w:sz w:val="24"/>
                                <w:szCs w:val="24"/>
                              </w:rPr>
                              <w:t>9</w:t>
                            </w:r>
                          </w:ins>
                          <w:del w:id="637" w:author="Mátrai Tibor" w:date="2022-04-21T22:36:00Z">
                            <w:r w:rsidR="00C9075A" w:rsidDel="00216E35">
                              <w:rPr>
                                <w:noProof/>
                                <w:color w:val="auto"/>
                                <w:sz w:val="24"/>
                                <w:szCs w:val="24"/>
                              </w:rPr>
                              <w:delText>8</w:delText>
                            </w:r>
                          </w:del>
                          <w:r w:rsidR="00C9075A" w:rsidRPr="00535694">
                            <w:rPr>
                              <w:noProof/>
                              <w:color w:val="auto"/>
                              <w:sz w:val="24"/>
                              <w:szCs w:val="24"/>
                            </w:rPr>
                            <w:t>. ábra</w:t>
                          </w:r>
                          <w:r w:rsidR="00C9075A">
                            <w:rPr>
                              <w:noProof/>
                              <w:color w:val="auto"/>
                              <w:sz w:val="24"/>
                              <w:szCs w:val="24"/>
                            </w:rPr>
                            <w:t xml:space="preserve"> dokElo.js sender funkció</w:t>
                          </w:r>
                          <w:ins w:id="638" w:author="Mátrai Tibor" w:date="2022-04-21T23:46:00Z">
                            <w:r w:rsidR="00C82B1F">
                              <w:rPr>
                                <w:noProof/>
                                <w:color w:val="auto"/>
                                <w:sz w:val="24"/>
                                <w:szCs w:val="24"/>
                              </w:rPr>
                              <w:t xml:space="preserve"> (Részlet a forráskódból)</w:t>
                            </w:r>
                          </w:ins>
                        </w:p>
                        <w:p w14:paraId="769D19AF" w14:textId="77777777" w:rsidR="00C9075A" w:rsidRDefault="00C9075A" w:rsidP="00C9075A"/>
                      </w:txbxContent>
                    </v:textbox>
                  </v:shape>
                  <w10:anchorlock/>
                </v:group>
              </w:pict>
            </mc:Fallback>
          </mc:AlternateContent>
        </w:r>
      </w:ins>
    </w:p>
    <w:p w14:paraId="2AE13287" w14:textId="76A10D88" w:rsidR="00062746" w:rsidRDefault="00AA4461" w:rsidP="00955A6A">
      <w:r>
        <w:t>A következő kliensoldali alkalmazás a hibaMentes.js</w:t>
      </w:r>
      <w:r w:rsidR="00037E59">
        <w:t xml:space="preserve">. Ennek az alkalmazásnak a felépítése sokban hasonlít a dokElo.js-hoz, ezért ezt nem mutatom be olyan részletesen. Az alkalmazás feladata egy a dokumentumban kiválasztott </w:t>
      </w:r>
      <w:proofErr w:type="spellStart"/>
      <w:r w:rsidR="00037E59">
        <w:t>ContentControl</w:t>
      </w:r>
      <w:proofErr w:type="spellEnd"/>
      <w:r w:rsidR="00037E59">
        <w:t xml:space="preserve"> adatainak tárolása majd továbbítása a php szervernek. Itt is van lehetőség a törlésre, valamint a követelmények között </w:t>
      </w:r>
      <w:r w:rsidR="00037E59">
        <w:lastRenderedPageBreak/>
        <w:t xml:space="preserve">említett </w:t>
      </w:r>
      <w:proofErr w:type="spellStart"/>
      <w:r w:rsidR="00037E59">
        <w:t>reset</w:t>
      </w:r>
      <w:proofErr w:type="spellEnd"/>
      <w:r w:rsidR="00037E59">
        <w:t xml:space="preserve"> funkciót is tartalmazza. A </w:t>
      </w:r>
      <w:r w:rsidR="006A37EF">
        <w:t xml:space="preserve">továbbitás funkcióhoz tartozik a </w:t>
      </w:r>
      <w:proofErr w:type="spellStart"/>
      <w:r w:rsidR="006A37EF">
        <w:t>hibamentés.php</w:t>
      </w:r>
      <w:proofErr w:type="spellEnd"/>
      <w:r w:rsidR="006A37EF">
        <w:t xml:space="preserve"> amely szintén nagyban hasonlít </w:t>
      </w:r>
      <w:proofErr w:type="spellStart"/>
      <w:r w:rsidR="006A37EF">
        <w:t>dokelo.php</w:t>
      </w:r>
      <w:proofErr w:type="spellEnd"/>
      <w:r w:rsidR="006A37EF">
        <w:t xml:space="preserve"> programhoz, ezért ezt sem fogom részletesebben bemutatni. Ez a php program a Hibák és a </w:t>
      </w:r>
      <w:proofErr w:type="spellStart"/>
      <w:r w:rsidR="006A37EF">
        <w:t>DokVerzió</w:t>
      </w:r>
      <w:proofErr w:type="spellEnd"/>
      <w:r w:rsidR="006A37EF">
        <w:t xml:space="preserve"> táblába menti a kapott adatokat. A </w:t>
      </w:r>
      <w:proofErr w:type="spellStart"/>
      <w:r w:rsidR="006A37EF">
        <w:t>reset</w:t>
      </w:r>
      <w:proofErr w:type="spellEnd"/>
      <w:r w:rsidR="006A37EF">
        <w:t xml:space="preserve"> funkcióhoz is tartozik php </w:t>
      </w:r>
      <w:r w:rsidR="00062746">
        <w:t>program,</w:t>
      </w:r>
      <w:r w:rsidR="006A37EF">
        <w:t xml:space="preserve"> ami egy lekérdező típusú applikáció, az ilyen típusú php programokat </w:t>
      </w:r>
      <w:r w:rsidR="00062746">
        <w:t>később fogom bemutatni.</w:t>
      </w:r>
    </w:p>
    <w:p w14:paraId="1B911D3C" w14:textId="441DF750" w:rsidR="00955A6A" w:rsidRDefault="00955A6A" w:rsidP="00955A6A">
      <w:r>
        <w:t xml:space="preserve">A Dokumentum előkészítés és a Hiba mentés funkciók megírása után következett a Javítás funkció elkészítése. Ezt a funkciót a javitás.js fájl tartalmazza. A javítás során egy </w:t>
      </w:r>
      <w:proofErr w:type="gramStart"/>
      <w:r>
        <w:t>$.</w:t>
      </w:r>
      <w:proofErr w:type="spellStart"/>
      <w:r>
        <w:t>ajax</w:t>
      </w:r>
      <w:proofErr w:type="spellEnd"/>
      <w:proofErr w:type="gramEnd"/>
      <w:r>
        <w:t xml:space="preserve"> metódus segítségével lekérdezzük a kiválasztott dokumentumhoz és verziójához tartozó adatokat. </w:t>
      </w:r>
      <w:r w:rsidR="00613FC8">
        <w:t xml:space="preserve">Ezt a lekérdezést a visszatoltes2.php program végzi, ez a program a </w:t>
      </w:r>
      <w:proofErr w:type="spellStart"/>
      <w:r w:rsidR="00613FC8">
        <w:t>reset</w:t>
      </w:r>
      <w:proofErr w:type="spellEnd"/>
      <w:r w:rsidR="00613FC8">
        <w:t xml:space="preserve"> funkciónál már említett lekérdező típusú applikációk egyike. Ezek az applikációk egyszerűbb felépítésűek, mint a mentés típusú programok, egy lekérdezéssel lekérdezik az adott dokumentumhoz tartozó összes elemet. A kapott eredményeket egy </w:t>
      </w:r>
      <w:proofErr w:type="spellStart"/>
      <w:r w:rsidR="00613FC8">
        <w:t>while</w:t>
      </w:r>
      <w:proofErr w:type="spellEnd"/>
      <w:r w:rsidR="00613FC8">
        <w:t xml:space="preserve"> ciklus segítségével egy tömbbe írják, majd a </w:t>
      </w:r>
      <w:proofErr w:type="spellStart"/>
      <w:r w:rsidR="00613FC8">
        <w:t>json_encode</w:t>
      </w:r>
      <w:proofErr w:type="spellEnd"/>
      <w:r w:rsidR="00613FC8">
        <w:t xml:space="preserve"> segítségével </w:t>
      </w:r>
      <w:r w:rsidR="009F0398">
        <w:t xml:space="preserve">létrehozzák a JSON szöveget, amit a JavaScript alkalmazásban a </w:t>
      </w:r>
      <w:proofErr w:type="spellStart"/>
      <w:r w:rsidR="009F0398">
        <w:t>result</w:t>
      </w:r>
      <w:proofErr w:type="spellEnd"/>
      <w:r w:rsidR="009F0398">
        <w:t xml:space="preserve"> változó fog tartalmazni. A javitas.js alkalmazás esetében ezt a szöveget </w:t>
      </w:r>
      <w:proofErr w:type="spellStart"/>
      <w:r w:rsidR="009F0398">
        <w:t>JSON.parse</w:t>
      </w:r>
      <w:proofErr w:type="spellEnd"/>
      <w:r w:rsidR="009F0398">
        <w:t xml:space="preserve"> metódus segítségével egy objektumba másoljuk. Ezt az objektumot a </w:t>
      </w:r>
      <w:proofErr w:type="spellStart"/>
      <w:r w:rsidR="009F0398">
        <w:t>findErrors</w:t>
      </w:r>
      <w:proofErr w:type="spellEnd"/>
      <w:r w:rsidR="009F0398">
        <w:t xml:space="preserve"> nevű </w:t>
      </w:r>
      <w:proofErr w:type="spellStart"/>
      <w:r w:rsidR="009F0398">
        <w:t>async</w:t>
      </w:r>
      <w:proofErr w:type="spellEnd"/>
      <w:r w:rsidR="009F0398">
        <w:t xml:space="preserve"> funkció </w:t>
      </w:r>
      <w:r w:rsidR="00C03808">
        <w:t xml:space="preserve">használja fel, segítségével meg keresi azokat a </w:t>
      </w:r>
      <w:proofErr w:type="spellStart"/>
      <w:proofErr w:type="gramStart"/>
      <w:r w:rsidR="00C03808">
        <w:t>ContentControlokat</w:t>
      </w:r>
      <w:proofErr w:type="spellEnd"/>
      <w:proofErr w:type="gramEnd"/>
      <w:r w:rsidR="00C03808">
        <w:t xml:space="preserve"> amelyekben nem a helyes szöveg szerepel és mögéjük íratja a helyeset, valamit háttér színezéssel látja el őket. Egy másik funkció ezután át színezi azokat a </w:t>
      </w:r>
      <w:proofErr w:type="spellStart"/>
      <w:proofErr w:type="gramStart"/>
      <w:r w:rsidR="00C03808">
        <w:t>ContentControlokat</w:t>
      </w:r>
      <w:proofErr w:type="spellEnd"/>
      <w:proofErr w:type="gramEnd"/>
      <w:r w:rsidR="00C03808">
        <w:t xml:space="preserve"> amelyek feladatok voltak így lehetőséget adva a tanároknak az osztályzás módjának eldöntésére.</w:t>
      </w:r>
    </w:p>
    <w:p w14:paraId="4CA58D55" w14:textId="0DC6B199" w:rsidR="00C03808" w:rsidRDefault="000B5917" w:rsidP="00955A6A">
      <w:r>
        <w:t>A fejlesztés során a beviteli mezők szövegdobozok voltak</w:t>
      </w:r>
      <w:r w:rsidR="00845B3C">
        <w:t>,</w:t>
      </w:r>
      <w:r>
        <w:t xml:space="preserve"> amelyekre semmi</w:t>
      </w:r>
      <w:r w:rsidR="00845B3C">
        <w:t>ly</w:t>
      </w:r>
      <w:r>
        <w:t xml:space="preserve">en </w:t>
      </w:r>
      <w:r w:rsidR="00845B3C">
        <w:t xml:space="preserve">ellenőrzés nem vonatkozott, ez a fejlesztéshez jó mert egyszerű, azonban a felhasználást nagyon nehézzé teszi. Ezért ahol már meglévő értékekből kell választani ott legördülő listát készítettem. Ezekhez a listákhoz a lekérdezések miatt tartoznak hozzájuk php programok is. Ezek a programok lekérdező típusúak azonban válaszként már a </w:t>
      </w:r>
      <w:r w:rsidR="0078128D">
        <w:t xml:space="preserve">legördülő lista </w:t>
      </w:r>
      <w:proofErr w:type="spellStart"/>
      <w:r w:rsidR="0078128D">
        <w:t>html</w:t>
      </w:r>
      <w:proofErr w:type="spellEnd"/>
      <w:r w:rsidR="0078128D">
        <w:t xml:space="preserve"> szövegét adják vissza igy azokat csak be kell írni a </w:t>
      </w:r>
      <w:proofErr w:type="spellStart"/>
      <w:r w:rsidR="0078128D">
        <w:t>html</w:t>
      </w:r>
      <w:proofErr w:type="spellEnd"/>
      <w:r w:rsidR="0078128D">
        <w:t xml:space="preserve"> fájlokba. Ezt a folyamatot </w:t>
      </w:r>
      <w:proofErr w:type="spellStart"/>
      <w:r w:rsidR="0078128D">
        <w:t>jQuery</w:t>
      </w:r>
      <w:proofErr w:type="spellEnd"/>
      <w:r w:rsidR="0078128D">
        <w:t xml:space="preserve"> parancsok segítségével oldottam meg. A megmaradt szöveg dobozokra pedig készült egy ellenőrző program mi akkor ad vissza </w:t>
      </w:r>
      <w:r w:rsidR="00BB1DE7">
        <w:t>üzenetet,</w:t>
      </w:r>
      <w:r w:rsidR="0078128D">
        <w:t xml:space="preserve"> ha a szöveg már szerepel az adatbázisban.</w:t>
      </w:r>
      <w:r w:rsidR="00BB1DE7">
        <w:t xml:space="preserve"> Ezen feladatok elvégzése után lezárult a kódolás fázis és tovább léptem a tesztelésre.</w:t>
      </w:r>
      <w:ins w:id="639" w:author="Mátrai Tibor" w:date="2022-04-20T23:11:00Z">
        <w:r w:rsidR="00BE1085">
          <w:t xml:space="preserve"> Az elkészült alkalmazás forráskódja megtalálható a </w:t>
        </w:r>
      </w:ins>
      <w:ins w:id="640" w:author="Mátrai Tibor" w:date="2022-04-20T23:12:00Z">
        <w:r w:rsidR="00BE1085">
          <w:fldChar w:fldCharType="begin"/>
        </w:r>
        <w:r w:rsidR="00BE1085">
          <w:instrText xml:space="preserve"> HYPERLINK "</w:instrText>
        </w:r>
        <w:r w:rsidR="00BE1085" w:rsidRPr="00BE1085">
          <w:instrText>https://github.com/Matrait/HivatkozasSzamonkeresTamogatas</w:instrText>
        </w:r>
        <w:r w:rsidR="00BE1085">
          <w:instrText xml:space="preserve">" </w:instrText>
        </w:r>
        <w:r w:rsidR="00BE1085">
          <w:fldChar w:fldCharType="separate"/>
        </w:r>
        <w:r w:rsidR="00BE1085" w:rsidRPr="00CB1601">
          <w:rPr>
            <w:rStyle w:val="Hyperlink"/>
          </w:rPr>
          <w:t>https://github.com/Matrait/HivatkozasSzamonkeresTamogatas</w:t>
        </w:r>
        <w:r w:rsidR="00BE1085">
          <w:fldChar w:fldCharType="end"/>
        </w:r>
        <w:r w:rsidR="00BE1085">
          <w:t xml:space="preserve"> </w:t>
        </w:r>
        <w:proofErr w:type="spellStart"/>
        <w:r w:rsidR="00BE1085">
          <w:t>github</w:t>
        </w:r>
        <w:proofErr w:type="spellEnd"/>
        <w:r w:rsidR="00BE1085">
          <w:t xml:space="preserve"> </w:t>
        </w:r>
      </w:ins>
      <w:ins w:id="641" w:author="Mátrai Tibor" w:date="2022-04-20T23:13:00Z">
        <w:r w:rsidR="00BE1085">
          <w:t>adattárban.</w:t>
        </w:r>
      </w:ins>
    </w:p>
    <w:p w14:paraId="5EE73B18" w14:textId="589540AA" w:rsidR="00C4509E" w:rsidRDefault="00BB1DE7">
      <w:pPr>
        <w:pStyle w:val="tHeader3"/>
        <w:pPrChange w:id="642" w:author="Mátrai Tibor" w:date="2022-04-21T20:48:00Z">
          <w:pPr>
            <w:pStyle w:val="Heading3"/>
          </w:pPr>
        </w:pPrChange>
      </w:pPr>
      <w:bookmarkStart w:id="643" w:name="_Toc101466598"/>
      <w:commentRangeStart w:id="644"/>
      <w:commentRangeStart w:id="645"/>
      <w:r>
        <w:t>Tesztelés</w:t>
      </w:r>
      <w:commentRangeEnd w:id="644"/>
      <w:r w:rsidR="00137633">
        <w:rPr>
          <w:rStyle w:val="CommentReference"/>
          <w:rFonts w:eastAsiaTheme="minorHAnsi" w:cstheme="minorBidi"/>
        </w:rPr>
        <w:commentReference w:id="644"/>
      </w:r>
      <w:commentRangeEnd w:id="645"/>
      <w:r w:rsidR="003F5A93">
        <w:rPr>
          <w:rStyle w:val="CommentReference"/>
          <w:rFonts w:eastAsiaTheme="minorHAnsi" w:cstheme="minorBidi"/>
        </w:rPr>
        <w:commentReference w:id="645"/>
      </w:r>
      <w:bookmarkEnd w:id="643"/>
    </w:p>
    <w:p w14:paraId="70DE9086" w14:textId="3945D539" w:rsidR="00BB1DE7" w:rsidRDefault="003B1AB9" w:rsidP="00BB1DE7">
      <w:r>
        <w:t xml:space="preserve">A kódolás befejezése után kezdődik a tesztelés fázis. Ehhez a projekthez csak rendszer színtű tesztelés lefedő tesztesetek készülte ezek is főleg a három fő funkciót tesztelte és azoknak </w:t>
      </w:r>
      <w:r>
        <w:lastRenderedPageBreak/>
        <w:t xml:space="preserve">az együtt működését. Ezek a tesztesetek megtalálhatók a </w:t>
      </w:r>
      <w:commentRangeStart w:id="646"/>
      <w:r>
        <w:t>mellékletek között</w:t>
      </w:r>
      <w:commentRangeEnd w:id="646"/>
      <w:r>
        <w:rPr>
          <w:rStyle w:val="CommentReference"/>
        </w:rPr>
        <w:commentReference w:id="646"/>
      </w:r>
      <w:r>
        <w:t xml:space="preserve">. A tesztelés során apró hibákat találtam, amelyeket azonnal kijavítottam. A javítások után ismét lefuttattam </w:t>
      </w:r>
      <w:r w:rsidR="006D60B3">
        <w:t>a megírt</w:t>
      </w:r>
      <w:r>
        <w:t xml:space="preserve"> teszteseteket</w:t>
      </w:r>
      <w:r w:rsidR="006D60B3">
        <w:t xml:space="preserve">, ezen futtatás alatt nem találtam új hibát a teszt környezetben. A teszt környezet ezekben az esetekben megegyeztek a fejlesztői környezettel, azaz ugyan azon a </w:t>
      </w:r>
      <w:proofErr w:type="spellStart"/>
      <w:r w:rsidR="006D60B3">
        <w:t>devserveren</w:t>
      </w:r>
      <w:proofErr w:type="spellEnd"/>
      <w:r w:rsidR="006D60B3">
        <w:t xml:space="preserve"> futott az adatbázis és a php applikációk, mint a fejlesztés során. Integrációs teszt nem történ a dolgozat írásának időpontjáig, azonban ez tervben van az implementálás folyamat lefutása után. </w:t>
      </w:r>
    </w:p>
    <w:p w14:paraId="61979D6C" w14:textId="5A7B98FD" w:rsidR="006D60B3" w:rsidRDefault="008E49B5" w:rsidP="006D60B3">
      <w:r>
        <w:t xml:space="preserve">A projekt a dolgozat írásának időpontjában az implementálás fázis előtt áll, a következőkben az implementálásnak a tervezett menetét fogom bemutatni. </w:t>
      </w:r>
      <w:r w:rsidR="00C16D92">
        <w:t xml:space="preserve">Az implementálás első lépése ként létre kell hozni egy php alapú biztonságos webszervert. Ezen a szerveren fog futni mind a kliens oldali applikáció, mind a </w:t>
      </w:r>
      <w:proofErr w:type="spellStart"/>
      <w:r w:rsidR="00C16D92">
        <w:t>BackEnd</w:t>
      </w:r>
      <w:proofErr w:type="spellEnd"/>
      <w:r w:rsidR="00C16D92">
        <w:t xml:space="preserve"> programok és az adatbázis. Azért kell php alapunak lenni mert ezen a nyelven készültek el a </w:t>
      </w:r>
      <w:proofErr w:type="spellStart"/>
      <w:r w:rsidR="00C16D92">
        <w:t>BackEnd</w:t>
      </w:r>
      <w:proofErr w:type="spellEnd"/>
      <w:r w:rsidR="00C16D92">
        <w:t xml:space="preserve"> programok</w:t>
      </w:r>
      <w:r w:rsidR="00AA0A3B">
        <w:t>,</w:t>
      </w:r>
      <w:r w:rsidR="00C16D92">
        <w:t xml:space="preserve"> valamint az adatbázis zökkenőmentek </w:t>
      </w:r>
      <w:proofErr w:type="spellStart"/>
      <w:r w:rsidR="00C16D92">
        <w:t>migrálása</w:t>
      </w:r>
      <w:proofErr w:type="spellEnd"/>
      <w:r w:rsidR="00C16D92">
        <w:t xml:space="preserve"> érdekében ez lenne a legjobb megoldás. </w:t>
      </w:r>
      <w:r w:rsidR="00AA0A3B">
        <w:t xml:space="preserve">A biztonságos megnevezés alatt azt értem, hogy követnie kell a HTTPS szabványt, mivel, ha nem ilyen szerveren van az add-in akkor a Microsoft Word nem engedélyezi hozzáadni az add-in-ek listájához. </w:t>
      </w:r>
    </w:p>
    <w:p w14:paraId="1373E3C1" w14:textId="641C0C57" w:rsidR="00AA0A3B" w:rsidRDefault="00AA0A3B" w:rsidP="006D60B3">
      <w:r>
        <w:t xml:space="preserve">A szerver felállítása után </w:t>
      </w:r>
      <w:proofErr w:type="spellStart"/>
      <w:r>
        <w:t>migrálni</w:t>
      </w:r>
      <w:proofErr w:type="spellEnd"/>
      <w:r>
        <w:t xml:space="preserve"> kell az alkalmazásokat. El kell őket helyezni a webszerveren és át kell írni a </w:t>
      </w:r>
      <w:proofErr w:type="gramStart"/>
      <w:r>
        <w:t>$.</w:t>
      </w:r>
      <w:proofErr w:type="spellStart"/>
      <w:r>
        <w:t>ajax</w:t>
      </w:r>
      <w:proofErr w:type="spellEnd"/>
      <w:proofErr w:type="gramEnd"/>
      <w:r>
        <w:t xml:space="preserve"> metódusokban a php fájlok elérését relatíve elérésre, továbbá meg kell vizsgálni hogy módosítani kell e </w:t>
      </w:r>
      <w:proofErr w:type="spellStart"/>
      <w:r>
        <w:t>header</w:t>
      </w:r>
      <w:proofErr w:type="spellEnd"/>
      <w:r>
        <w:t xml:space="preserve"> beállítását a </w:t>
      </w:r>
      <w:r w:rsidR="008D1563">
        <w:t xml:space="preserve">php programoknak. Az adatbázist is </w:t>
      </w:r>
      <w:proofErr w:type="spellStart"/>
      <w:r w:rsidR="008D1563">
        <w:t>migrálni</w:t>
      </w:r>
      <w:proofErr w:type="spellEnd"/>
      <w:r w:rsidR="008D1563">
        <w:t xml:space="preserve"> kell, ezt az elkészített SQL kód segítségével könnyen meglehet tenni, viszont, ha a teszt adatokat is szeretnénk átvinni az új szerverre akkor azokra külön SQL parancsot kell írni, az applikáció működő képes a régi adatok nélkül. Az új adatbázis felállítása után át kell írni a </w:t>
      </w:r>
      <w:proofErr w:type="spellStart"/>
      <w:r w:rsidR="008D1563">
        <w:t>connect.php</w:t>
      </w:r>
      <w:proofErr w:type="spellEnd"/>
      <w:r w:rsidR="008D1563">
        <w:t xml:space="preserve"> programban az adatbázis elérését, valamint meg kell oldani, hogy a nyitó ablakon található szövegdobozból eljusson a jelszó ebbe kódba. </w:t>
      </w:r>
      <w:r w:rsidR="00E27D60">
        <w:t xml:space="preserve">Ezután tesztelni kell, hogy jól működik-e a szerver és hogy meg van-e a kommunikáció a kliens oldal és a </w:t>
      </w:r>
      <w:proofErr w:type="spellStart"/>
      <w:r w:rsidR="00E27D60">
        <w:t>BackEnd</w:t>
      </w:r>
      <w:proofErr w:type="spellEnd"/>
      <w:r w:rsidR="00E27D60">
        <w:t xml:space="preserve"> között. Ezt egy böngészőben lehet tesztelni </w:t>
      </w:r>
      <w:r w:rsidR="00CB2C93">
        <w:t xml:space="preserve">a Home.html oldal megnyitásával, ahova, ha beírjuk a jelszót és az applikáció tovább lép a HomeAPW.html oldalra akkor meg van a kapcsolat a kliens és a </w:t>
      </w:r>
      <w:proofErr w:type="spellStart"/>
      <w:r w:rsidR="00CB2C93">
        <w:t>BackEnd</w:t>
      </w:r>
      <w:proofErr w:type="spellEnd"/>
      <w:r w:rsidR="00CB2C93">
        <w:t xml:space="preserve"> között és az adatbázis kapcsolat is fenn áll.</w:t>
      </w:r>
    </w:p>
    <w:p w14:paraId="6BD82697" w14:textId="20EF42AF" w:rsidR="00E27D60" w:rsidRDefault="00E27D60" w:rsidP="006D60B3">
      <w:r>
        <w:t xml:space="preserve">A migrációs folyamat után </w:t>
      </w:r>
      <w:r w:rsidR="00CB2C93">
        <w:t>módosítani kell a manifesztó fájlt. Erről a fájlról eddig nem esett szó bővebben mivel eddig a pillanatig ez a fájl automatikusan módosult a fejlesztő környezet által</w:t>
      </w:r>
      <w:r w:rsidR="009F4E01">
        <w:t xml:space="preserve"> azonban most kézi módosítást igényel. Ezt a</w:t>
      </w:r>
      <w:r w:rsidR="00137633">
        <w:t>z XML</w:t>
      </w:r>
      <w:r w:rsidR="009F4E01">
        <w:t xml:space="preserve"> fájlt olvassa be a Microsoft Word program, és ennek a segítségével tudja meg az alkalmazás nevét, megjelenését, szükséges engedélyeit, itt lehet megadni a támogató weboldal elérését, de a legfontosabb itt kell megadni az alkalmazást futtató webszerver elérési útvonalát. </w:t>
      </w:r>
    </w:p>
    <w:p w14:paraId="15DE083F" w14:textId="61BAD0CA" w:rsidR="004B3E7F" w:rsidRDefault="004B3E7F" w:rsidP="006D60B3">
      <w:r>
        <w:lastRenderedPageBreak/>
        <w:t xml:space="preserve">A manifesztó fájl módosítása után elérhetővé kell tenni a Microsoft Wordnek a manifesztó fájlt. Erre több megoldás is létezik, ebben a szituációban kettő közül kell választani. </w:t>
      </w:r>
      <w:r w:rsidR="00F223D9">
        <w:t xml:space="preserve">Az első opció a rendszer gazdák segítségével történő megosztás. Olyan vállalati környezetben, mint az egyetem, lehetőség van a Microsoft 365 applikációkért felelős rendszergazdának megadott csoportok Microsoft Office </w:t>
      </w:r>
      <w:r w:rsidR="00475267">
        <w:t xml:space="preserve">alkalmazásaira ilyen típusú add-in alkalmazást kiosztani. Ebben az esetben a rendszergazdának kell beállítani, hogy a tárgy oktatói elérjék ezt az alkalmazást. Ez a megoldás akkor ideális, ha sok ilyen tanár van, és nekik van egy jól definiált Microsoft csoportja, amiben csak ők vannak benne. Ehhez a megoldáshoz továbbá szükséges a rendszergazda segítsége hiszen csak ő tudja ezt a funkciót használni. Ha ezek a tényezők nem állnak fenn vagy nem pont így álnak fenn, akkor a második opció a megosztott mappa módszer használata. </w:t>
      </w:r>
      <w:r w:rsidR="008A79E7">
        <w:t xml:space="preserve">Ennek a módszernek a hátránya, hogy sok munkát igényel. Minden oktató összes gépén külön-külön el kell végezni ezt a beállítási folyamatot. Továbbá kétséges, hogy az iskolai hálózaton kívül hogyan működne ez a megoldás vagy további beavatkozást igényelne. </w:t>
      </w:r>
    </w:p>
    <w:p w14:paraId="56E8C89F" w14:textId="3A9154ED" w:rsidR="008A79E7" w:rsidRDefault="008A79E7" w:rsidP="006D60B3">
      <w:r>
        <w:t xml:space="preserve">A megosztott mappa módszer </w:t>
      </w:r>
      <w:r w:rsidR="007025E6">
        <w:t xml:space="preserve">alapja, </w:t>
      </w:r>
      <w:r>
        <w:t>mint ahogy nevéből is adódik</w:t>
      </w:r>
      <w:r w:rsidR="007025E6">
        <w:t xml:space="preserve"> a hálózaton megosztott mappa. Ebben a mappában kell elhelyezni a manifesztó fájlt majd minden gépen egyesével megadni a megosztott </w:t>
      </w:r>
      <w:r w:rsidR="005D0BCE">
        <w:t xml:space="preserve">mappát, </w:t>
      </w:r>
      <w:r w:rsidR="007025E6">
        <w:t>mint megbízható katalógus</w:t>
      </w:r>
      <w:r w:rsidR="005D0BCE">
        <w:t xml:space="preserve"> majd ki kell választani a készített alkalmazást. Ennek a folyamatnak a részletes leírása megtalálható a </w:t>
      </w:r>
      <w:commentRangeStart w:id="647"/>
      <w:r w:rsidR="005D0BCE">
        <w:t>mellékletek között.</w:t>
      </w:r>
      <w:commentRangeEnd w:id="647"/>
      <w:r w:rsidR="005D0BCE">
        <w:rPr>
          <w:rStyle w:val="CommentReference"/>
        </w:rPr>
        <w:commentReference w:id="647"/>
      </w:r>
      <w:r w:rsidR="005D0BCE">
        <w:t xml:space="preserve"> A két opció közül az első lenne az ideálisabb, azzal a módszerrel központilag lehetne kezelni a </w:t>
      </w:r>
      <w:proofErr w:type="spellStart"/>
      <w:r w:rsidR="005D0BCE">
        <w:t>plugin</w:t>
      </w:r>
      <w:proofErr w:type="spellEnd"/>
      <w:r w:rsidR="005D0BCE">
        <w:t xml:space="preserve"> elérhetőségét, viszont annak a megoldásnak több buktatója van</w:t>
      </w:r>
      <w:r w:rsidR="00C861D7">
        <w:t>,</w:t>
      </w:r>
      <w:r w:rsidR="005D0BCE">
        <w:t xml:space="preserve"> mint a másodiknak és mivel mindössze </w:t>
      </w:r>
      <w:commentRangeStart w:id="648"/>
      <w:r w:rsidR="005D0BCE">
        <w:t>X</w:t>
      </w:r>
      <w:commentRangeEnd w:id="648"/>
      <w:r w:rsidR="00C861D7">
        <w:rPr>
          <w:rStyle w:val="CommentReference"/>
        </w:rPr>
        <w:commentReference w:id="648"/>
      </w:r>
      <w:r w:rsidR="005D0BCE">
        <w:t xml:space="preserve"> oktatónak van szüksége erre az applikációra ezért</w:t>
      </w:r>
      <w:r w:rsidR="00C861D7">
        <w:t xml:space="preserve"> a külön-külön beállítás sem annyira nagy munka. </w:t>
      </w:r>
    </w:p>
    <w:p w14:paraId="7AAF8514" w14:textId="17EC8FF2" w:rsidR="00C861D7" w:rsidRDefault="00C861D7" w:rsidP="006D60B3">
      <w:r>
        <w:t>Bármelyik megoldással valósul meg az integrálás, ezután implementációs tesztet kell végezni, amely az én terveim szerint a megírt tesztesetek éleskörnyezetben történő futtatását jelenti. Ezen tesztek sikere lefutása esetén léphetünk tovább a támogatás fázisba.</w:t>
      </w:r>
    </w:p>
    <w:p w14:paraId="695B02BD" w14:textId="422EE7B4" w:rsidR="00C861D7" w:rsidRDefault="003F5A93">
      <w:pPr>
        <w:pStyle w:val="tHeader3"/>
        <w:pPrChange w:id="649" w:author="Mátrai Tibor" w:date="2022-04-21T20:48:00Z">
          <w:pPr>
            <w:pStyle w:val="Heading3"/>
          </w:pPr>
        </w:pPrChange>
      </w:pPr>
      <w:bookmarkStart w:id="650" w:name="_Toc101466599"/>
      <w:r>
        <w:t>Támogatás és tovább fejlesztés</w:t>
      </w:r>
      <w:bookmarkEnd w:id="650"/>
    </w:p>
    <w:p w14:paraId="5A2FE0DD" w14:textId="0EFFE5B2" w:rsidR="00137633" w:rsidRDefault="005867B3" w:rsidP="006D60B3">
      <w:r>
        <w:t xml:space="preserve">A támogatás fázis alatt a fő teendők a használat betanítása az oktatók részére, valamint a felmerülő hibák elhárítása. </w:t>
      </w:r>
      <w:r w:rsidR="0043669B">
        <w:t xml:space="preserve">A betanítás részeként készült egy használati útmutató a tanárok részére, ami megtalálható a </w:t>
      </w:r>
      <w:commentRangeStart w:id="651"/>
      <w:r w:rsidR="0043669B">
        <w:t>mellékletek között</w:t>
      </w:r>
      <w:commentRangeEnd w:id="651"/>
      <w:r w:rsidR="0043669B">
        <w:rPr>
          <w:rStyle w:val="CommentReference"/>
        </w:rPr>
        <w:commentReference w:id="651"/>
      </w:r>
      <w:r w:rsidR="0043669B">
        <w:t xml:space="preserve">. Ez az útmutató képek segítségével mutatja be, hogy hogyan kell használni az alkalmazást. </w:t>
      </w:r>
      <w:r w:rsidR="002D63C6">
        <w:t>Ezen kívül</w:t>
      </w:r>
      <w:r w:rsidR="00A12239">
        <w:t>,</w:t>
      </w:r>
      <w:r w:rsidR="002D63C6">
        <w:t xml:space="preserve"> ha van rá igény tar</w:t>
      </w:r>
      <w:r w:rsidR="00A12239">
        <w:t>t</w:t>
      </w:r>
      <w:r w:rsidR="002D63C6">
        <w:t>hat</w:t>
      </w:r>
      <w:r w:rsidR="00A12239">
        <w:t>u</w:t>
      </w:r>
      <w:r w:rsidR="002D63C6">
        <w:t>nk rövid oktatás</w:t>
      </w:r>
      <w:r w:rsidR="00A12239">
        <w:t>okat az oktatók részére. Ha ezek után is merül fel kérdés abban az esteben emailben fordulhatnak hozzám az oktatók. A felmerült hibák jelentését is emailben történhet meg</w:t>
      </w:r>
      <w:r w:rsidR="006D30B7">
        <w:t xml:space="preserve">, amiknek a javítását a webes megoldásnak köszönhetően csak a webszerveren kell elvégezni, ezután nem kell újra megosztani a manifesztó fájlt. </w:t>
      </w:r>
    </w:p>
    <w:p w14:paraId="0A1B9710" w14:textId="7CC5A7E3" w:rsidR="006D30B7" w:rsidRDefault="006D30B7" w:rsidP="006D60B3">
      <w:r>
        <w:lastRenderedPageBreak/>
        <w:t xml:space="preserve">Az alkalmazás jövője nagyban függ a jövőbeni tárgy felelős gondolatani és az automatizáláshoz való hozzáállásán. </w:t>
      </w:r>
      <w:r w:rsidR="00491D3C">
        <w:t>Az alkalmazás jelenlegi állapotában a minimum követelményeket szolgálja ki, egy remek alap lenne a továbbfejlesztéshez, ahhoz azonban, hogy a tovább fejlesztés sikeres legyen több közreműködésre van szükség a tárgyfelelős és a tantárgyoktatói részéről. A jelenlegi applikáció azért csak az alap követelményeket szolgálja ki mert a</w:t>
      </w:r>
      <w:r w:rsidR="00032D93">
        <w:t xml:space="preserve"> fejlesztés folyamat negyedik hónapjában változott a tárgyfelelős, és nem tudtam ilyen rövid időn belül annyit változtatást behozni, amivel olyan alkalmazás szültette volna, ami megfelelt volna az új igényeknek. </w:t>
      </w:r>
    </w:p>
    <w:p w14:paraId="7F9E2EF1" w14:textId="38E3D3E4" w:rsidR="00032D93" w:rsidRDefault="00032D93" w:rsidP="006D60B3">
      <w:r>
        <w:t xml:space="preserve">Amennyiben tovább fejlesztésre kerül a sor, a projekt sikeressége érdekében agilis életciklus modellt kell alkalmazni. </w:t>
      </w:r>
      <w:r w:rsidR="00DE7DAC">
        <w:t>Ahhoz,</w:t>
      </w:r>
      <w:r>
        <w:t xml:space="preserve"> hogy rövid idő alatt </w:t>
      </w:r>
      <w:r w:rsidR="00DE7DAC">
        <w:t xml:space="preserve">sikeres tovább fejlesztés tudjon történni rendszeres kommunikációnak kell történnie a fejlesztő személy és a tantárgyfelelős között. Én </w:t>
      </w:r>
      <w:r w:rsidR="005D4360">
        <w:t xml:space="preserve">a vizsgált agilis modellek közül az </w:t>
      </w:r>
      <w:proofErr w:type="spellStart"/>
      <w:r w:rsidR="005D4360">
        <w:t>extreme</w:t>
      </w:r>
      <w:proofErr w:type="spellEnd"/>
      <w:r w:rsidR="005D4360">
        <w:t xml:space="preserve"> programozást javaslom. Ez a modell nem annyira kötött, mint a </w:t>
      </w:r>
      <w:proofErr w:type="spellStart"/>
      <w:r w:rsidR="005D4360">
        <w:t>Scrum</w:t>
      </w:r>
      <w:proofErr w:type="spellEnd"/>
      <w:r w:rsidR="005D4360">
        <w:t xml:space="preserve"> (nincsenek napi meetingek sem sprintek), de ennek ellenére megköveteli minden egyes iteráció után a vissza jelzést az ügyféltől. </w:t>
      </w:r>
    </w:p>
    <w:p w14:paraId="1744AAEC" w14:textId="32987915" w:rsidR="005D4360" w:rsidRDefault="005D4360" w:rsidP="005D4360">
      <w:pPr>
        <w:pStyle w:val="Heading2"/>
      </w:pPr>
      <w:bookmarkStart w:id="652" w:name="_Toc101466600"/>
      <w:r>
        <w:t>Konklúzió</w:t>
      </w:r>
      <w:bookmarkEnd w:id="652"/>
    </w:p>
    <w:p w14:paraId="1E69DD8B" w14:textId="4B434D46" w:rsidR="005D4360" w:rsidRDefault="0034042F" w:rsidP="005D4360">
      <w:r>
        <w:t>A projekt kezdetekor megállapítottam</w:t>
      </w:r>
      <w:r w:rsidR="00BF0795">
        <w:t xml:space="preserve">, hogy a vizsgált dolgozatnak másrendszerben történő megíratása nem tudna ugyan ilyen szintű gyakorlati tudás ellenőrzést nyújtani, tehát a javítás automatizálására valamilyen Word dokumentum kezelő applikációt kell fejleszteni. A lehetséges megoldások közül a makrókat rögtön kizártam a biztonsági kockázatuk miatt, a VSTO </w:t>
      </w:r>
      <w:proofErr w:type="spellStart"/>
      <w:r w:rsidR="00BF0795">
        <w:t>plugint</w:t>
      </w:r>
      <w:proofErr w:type="spellEnd"/>
      <w:r w:rsidR="00BF0795">
        <w:t xml:space="preserve"> pedig az </w:t>
      </w:r>
      <w:r w:rsidR="005424F2">
        <w:t>alacsonyabb</w:t>
      </w:r>
      <w:r w:rsidR="00BF0795">
        <w:t xml:space="preserve"> támogatás és </w:t>
      </w:r>
      <w:r w:rsidR="005424F2">
        <w:t xml:space="preserve">terjesztés nehézségei miatt zártam ki. A választásom tehát az Office web add-in fejlesztésére eset, a jó támogatás és a központi webes szerkezete miatt. A </w:t>
      </w:r>
      <w:proofErr w:type="spellStart"/>
      <w:r w:rsidR="005424F2">
        <w:t>Proof</w:t>
      </w:r>
      <w:proofErr w:type="spellEnd"/>
      <w:r w:rsidR="005424F2">
        <w:t xml:space="preserve"> of </w:t>
      </w:r>
      <w:proofErr w:type="spellStart"/>
      <w:r w:rsidR="005424F2">
        <w:t>Concept</w:t>
      </w:r>
      <w:proofErr w:type="spellEnd"/>
      <w:r w:rsidR="005424F2">
        <w:t xml:space="preserve"> alkalmazás sikeres fejlesztése után bebizonyosodott, hogy a Word add-in technológia képes az általunk kitűzött cél megvalósítására. </w:t>
      </w:r>
      <w:r w:rsidR="004276E4">
        <w:t>Az elkészült alkalmazással a méréseim szerint egy perc alatt ki lehet javítani egy dolgozatot, ami az eredeti becsült 5-10 perces értéknél szignifikánsan jobb</w:t>
      </w:r>
      <w:r w:rsidR="00AD3553">
        <w:t>, akkor is, ha a dolgozat összeállításának a megnövekedett idejét is számoljuk.</w:t>
      </w:r>
    </w:p>
    <w:p w14:paraId="23EC7829" w14:textId="55D8765A" w:rsidR="00AD3553" w:rsidRDefault="00AD3553" w:rsidP="005D4360">
      <w:pPr>
        <w:rPr>
          <w:ins w:id="653" w:author="Mátrai Tibor" w:date="2022-04-21T22:49:00Z"/>
        </w:rPr>
      </w:pPr>
      <w:r>
        <w:t>Az applikáció ebben a félévben nem került használatba a fejlesztés közepén történ</w:t>
      </w:r>
      <w:ins w:id="654" w:author="Mátrai Tibor" w:date="2022-04-20T23:50:00Z">
        <w:r w:rsidR="008C1F7F">
          <w:t>t</w:t>
        </w:r>
      </w:ins>
      <w:r>
        <w:t xml:space="preserve"> tárgyfelelős váltás miatt, ami a követelmények változását okozta. Az új tárgy felelőstől Láng Blankától azt az információt kaptam</w:t>
      </w:r>
      <w:r w:rsidR="00F8505A">
        <w:t>,</w:t>
      </w:r>
      <w:r>
        <w:t xml:space="preserve"> hogy szívesen használná a programot a </w:t>
      </w:r>
      <w:r w:rsidR="00F8505A">
        <w:t>jövőben,</w:t>
      </w:r>
      <w:r>
        <w:t xml:space="preserve"> ha megtörténnek a szükséges tovább fejlesztések. </w:t>
      </w:r>
      <w:ins w:id="655" w:author="Mátrai Tibor" w:date="2022-04-21T22:45:00Z">
        <w:r w:rsidR="003E17F2">
          <w:t>Ezen a változtatások im</w:t>
        </w:r>
      </w:ins>
      <w:ins w:id="656" w:author="Mátrai Tibor" w:date="2022-04-21T22:46:00Z">
        <w:r w:rsidR="003E17F2">
          <w:t>plementálására</w:t>
        </w:r>
      </w:ins>
      <w:ins w:id="657" w:author="Mátrai Tibor" w:date="2022-04-21T22:45:00Z">
        <w:r w:rsidR="003E17F2">
          <w:t xml:space="preserve"> a dolgozat leadásának idejéig nem </w:t>
        </w:r>
      </w:ins>
      <w:ins w:id="658" w:author="Mátrai Tibor" w:date="2022-04-21T22:46:00Z">
        <w:r w:rsidR="003E17F2">
          <w:t xml:space="preserve">került sor, az </w:t>
        </w:r>
      </w:ins>
      <w:ins w:id="659" w:author="Mátrai Tibor" w:date="2022-04-21T22:47:00Z">
        <w:r w:rsidR="003E17F2">
          <w:t>új igények felmerülése és a határidő közötti rövid idő miatt.</w:t>
        </w:r>
      </w:ins>
      <w:del w:id="660" w:author="Mátrai Tibor" w:date="2022-04-21T22:45:00Z">
        <w:r w:rsidR="00F8505A" w:rsidDel="003E17F2">
          <w:delText>Ezeknek a fejlesztéseknek az elvégzésére a projekt során szerzett tapasztalataim alapján azt javaslom, hogy extreme programozás életciklus modellt alkalmazzanak, hogy meglegyen a rendszeres kapcsolat a fejlesztő és a megrendelő között.</w:delText>
        </w:r>
      </w:del>
    </w:p>
    <w:p w14:paraId="6C414AA3" w14:textId="0EE37167" w:rsidR="00F0549A" w:rsidRDefault="00F0549A" w:rsidP="005D4360">
      <w:ins w:id="661" w:author="Mátrai Tibor" w:date="2022-04-21T22:49:00Z">
        <w:r>
          <w:lastRenderedPageBreak/>
          <w:t>Az új igények fejlesztése során, a projekt során szerz</w:t>
        </w:r>
      </w:ins>
      <w:ins w:id="662" w:author="Mátrai Tibor" w:date="2022-04-21T22:50:00Z">
        <w:r>
          <w:t>ett tapasztalataim alapján nem elegendő a vízesés modell alkalmazása. A tovább fejlesztés során valamilyen agilis életciklus m</w:t>
        </w:r>
      </w:ins>
      <w:ins w:id="663" w:author="Mátrai Tibor" w:date="2022-04-21T22:51:00Z">
        <w:r>
          <w:t>odellt kell alkalmazni, melyek közül én az extrém programozást javaslom, mivel igy a tárgy</w:t>
        </w:r>
      </w:ins>
      <w:ins w:id="664" w:author="Mátrai Tibor" w:date="2022-04-21T22:52:00Z">
        <w:r>
          <w:t xml:space="preserve">felelős mindig egy működő verzión tesztelheti, hogy az elkészült program megfelel e minden elvárásának. </w:t>
        </w:r>
      </w:ins>
    </w:p>
    <w:p w14:paraId="2E552EAE" w14:textId="7541C12D" w:rsidR="006B4DFF" w:rsidRDefault="006B4DFF" w:rsidP="006B4DFF">
      <w:pPr>
        <w:pStyle w:val="Heading10"/>
      </w:pPr>
      <w:bookmarkStart w:id="665" w:name="_Toc101466601"/>
      <w:r>
        <w:t>Összegzés</w:t>
      </w:r>
      <w:bookmarkEnd w:id="665"/>
    </w:p>
    <w:p w14:paraId="6E095AF8" w14:textId="77777777" w:rsidR="006B4DFF" w:rsidRPr="006B4DFF" w:rsidDel="00037808" w:rsidRDefault="006B4DFF" w:rsidP="00037808">
      <w:pPr>
        <w:rPr>
          <w:del w:id="666" w:author="Mátrai Tibor" w:date="2022-04-27T00:02:00Z"/>
        </w:rPr>
        <w:pPrChange w:id="667" w:author="Mátrai Tibor" w:date="2022-04-27T00:02:00Z">
          <w:pPr/>
        </w:pPrChange>
      </w:pPr>
    </w:p>
    <w:p w14:paraId="3B82040F" w14:textId="77777777" w:rsidR="005D4360" w:rsidRPr="000B04FE" w:rsidRDefault="005D4360" w:rsidP="00037808">
      <w:pPr>
        <w:pPrChange w:id="668" w:author="Mátrai Tibor" w:date="2022-04-27T00:02:00Z">
          <w:pPr/>
        </w:pPrChange>
      </w:pPr>
    </w:p>
    <w:p w14:paraId="1F3854FB" w14:textId="5AFD6833" w:rsidR="00C241DA" w:rsidRDefault="00A80523" w:rsidP="000B04FE">
      <w:r>
        <w:br w:type="page"/>
      </w:r>
    </w:p>
    <w:p w14:paraId="0BE9FF7C" w14:textId="3336682B" w:rsidR="00A80523" w:rsidRDefault="00A80523" w:rsidP="00E64499">
      <w:pPr>
        <w:pStyle w:val="Heading10"/>
      </w:pPr>
      <w:bookmarkStart w:id="669" w:name="_Toc101466602"/>
      <w:r>
        <w:lastRenderedPageBreak/>
        <w:t>Irodalomjegyzék</w:t>
      </w:r>
      <w:bookmarkEnd w:id="669"/>
    </w:p>
    <w:p w14:paraId="6D0FEB5B" w14:textId="77777777" w:rsidR="00AD02A0" w:rsidRDefault="00A80523" w:rsidP="00AD02A0">
      <w:pPr>
        <w:pStyle w:val="ListParagraph"/>
        <w:spacing w:after="240"/>
        <w:ind w:left="709" w:hanging="709"/>
        <w:contextualSpacing w:val="0"/>
        <w:jc w:val="left"/>
      </w:pPr>
      <w:proofErr w:type="spellStart"/>
      <w:r>
        <w:t>Abrahamsson</w:t>
      </w:r>
      <w:proofErr w:type="spellEnd"/>
      <w:r>
        <w:t xml:space="preserve">, P. – </w:t>
      </w:r>
      <w:proofErr w:type="spellStart"/>
      <w:r>
        <w:t>Salo</w:t>
      </w:r>
      <w:proofErr w:type="spellEnd"/>
      <w:r>
        <w:t xml:space="preserve">, O. – </w:t>
      </w:r>
      <w:proofErr w:type="spellStart"/>
      <w:r>
        <w:t>Ronkainen</w:t>
      </w:r>
      <w:proofErr w:type="spellEnd"/>
      <w:r>
        <w:t xml:space="preserve">, J. – </w:t>
      </w:r>
      <w:proofErr w:type="spellStart"/>
      <w:r>
        <w:t>Warsta</w:t>
      </w:r>
      <w:proofErr w:type="spellEnd"/>
      <w:r>
        <w:t xml:space="preserve">, J. (2002): </w:t>
      </w:r>
      <w:proofErr w:type="spellStart"/>
      <w:r w:rsidRPr="00381AF1">
        <w:t>Agile</w:t>
      </w:r>
      <w:proofErr w:type="spellEnd"/>
      <w:r w:rsidRPr="00381AF1">
        <w:t xml:space="preserve"> software </w:t>
      </w:r>
      <w:proofErr w:type="spellStart"/>
      <w:r w:rsidRPr="00381AF1">
        <w:t>development</w:t>
      </w:r>
      <w:proofErr w:type="spellEnd"/>
      <w:r w:rsidRPr="00381AF1">
        <w:t xml:space="preserve"> </w:t>
      </w:r>
      <w:proofErr w:type="spellStart"/>
      <w:r w:rsidRPr="00381AF1">
        <w:t>methods</w:t>
      </w:r>
      <w:proofErr w:type="spellEnd"/>
      <w:r w:rsidRPr="00381AF1">
        <w:t xml:space="preserve">: </w:t>
      </w:r>
      <w:proofErr w:type="spellStart"/>
      <w:r w:rsidRPr="00381AF1">
        <w:t>Review</w:t>
      </w:r>
      <w:proofErr w:type="spellEnd"/>
      <w:r w:rsidRPr="00381AF1">
        <w:t xml:space="preserve"> and </w:t>
      </w:r>
      <w:proofErr w:type="spellStart"/>
      <w:r w:rsidRPr="00381AF1">
        <w:t>analysis</w:t>
      </w:r>
      <w:proofErr w:type="spellEnd"/>
      <w:r w:rsidRPr="00381AF1">
        <w:t xml:space="preserve">, VTT </w:t>
      </w:r>
      <w:proofErr w:type="spellStart"/>
      <w:r w:rsidRPr="00381AF1">
        <w:t>publication</w:t>
      </w:r>
      <w:proofErr w:type="spellEnd"/>
      <w:r w:rsidRPr="00381AF1">
        <w:t xml:space="preserve"> 478, </w:t>
      </w:r>
      <w:proofErr w:type="spellStart"/>
      <w:r w:rsidRPr="00381AF1">
        <w:t>Espoo</w:t>
      </w:r>
      <w:proofErr w:type="spellEnd"/>
      <w:r w:rsidRPr="00381AF1">
        <w:t xml:space="preserve">, </w:t>
      </w:r>
      <w:proofErr w:type="spellStart"/>
      <w:r w:rsidRPr="00381AF1">
        <w:t>Finland</w:t>
      </w:r>
      <w:proofErr w:type="spellEnd"/>
      <w:r w:rsidRPr="00381AF1">
        <w:t>.</w:t>
      </w:r>
    </w:p>
    <w:p w14:paraId="75201AF9" w14:textId="1EBDF879" w:rsidR="008367E2" w:rsidRDefault="00AD02A0" w:rsidP="00AD02A0">
      <w:pPr>
        <w:pStyle w:val="ListParagraph"/>
        <w:spacing w:after="240"/>
        <w:ind w:left="709" w:hanging="709"/>
        <w:contextualSpacing w:val="0"/>
        <w:jc w:val="left"/>
      </w:pPr>
      <w:proofErr w:type="spellStart"/>
      <w:r>
        <w:t>Balmori</w:t>
      </w:r>
      <w:proofErr w:type="spellEnd"/>
      <w:r>
        <w:t xml:space="preserve">, J., (2015) „Word JavaScript API”. YouTube, 2015. 11. 18. </w:t>
      </w:r>
      <w:hyperlink r:id="rId32" w:history="1">
        <w:r w:rsidRPr="00095C10">
          <w:rPr>
            <w:rStyle w:val="Hyperlink"/>
          </w:rPr>
          <w:t>https://www.youtube.com/watch?v=EaLVfaj1mW8</w:t>
        </w:r>
      </w:hyperlink>
      <w:r>
        <w:t xml:space="preserve"> Letöltés dátuma: 2021. 10. 16.</w:t>
      </w:r>
    </w:p>
    <w:p w14:paraId="373A899E" w14:textId="5BA00164" w:rsidR="00A80523" w:rsidRDefault="00A80523" w:rsidP="00A80523">
      <w:pPr>
        <w:spacing w:after="240"/>
        <w:ind w:left="709" w:hanging="709"/>
      </w:pPr>
      <w:r>
        <w:t xml:space="preserve">Chandra V. (2015): </w:t>
      </w:r>
      <w:proofErr w:type="spellStart"/>
      <w:r>
        <w:t>Comparison</w:t>
      </w:r>
      <w:proofErr w:type="spellEnd"/>
      <w:r>
        <w:t xml:space="preserve"> </w:t>
      </w:r>
      <w:proofErr w:type="spellStart"/>
      <w:r>
        <w:t>between</w:t>
      </w:r>
      <w:proofErr w:type="spellEnd"/>
      <w:r>
        <w:t xml:space="preserve"> </w:t>
      </w:r>
      <w:proofErr w:type="spellStart"/>
      <w:r>
        <w:t>Vari</w:t>
      </w:r>
      <w:r w:rsidR="00A41F26">
        <w:t>ous</w:t>
      </w:r>
      <w:proofErr w:type="spellEnd"/>
      <w:r w:rsidR="00A41F26">
        <w:t xml:space="preserve"> </w:t>
      </w:r>
      <w:proofErr w:type="spellStart"/>
      <w:r w:rsidR="00A41F26">
        <w:t>Softver</w:t>
      </w:r>
      <w:proofErr w:type="spellEnd"/>
      <w:r w:rsidR="00A41F26">
        <w:t xml:space="preserve"> </w:t>
      </w:r>
      <w:proofErr w:type="spellStart"/>
      <w:r w:rsidR="00A41F26">
        <w:t>Development</w:t>
      </w:r>
      <w:proofErr w:type="spellEnd"/>
      <w:r w:rsidR="00A41F26">
        <w:t xml:space="preserve"> </w:t>
      </w:r>
      <w:proofErr w:type="spellStart"/>
      <w:r w:rsidR="00A41F26">
        <w:t>Methologies</w:t>
      </w:r>
      <w:proofErr w:type="spellEnd"/>
      <w:r w:rsidR="00A41F26">
        <w:t xml:space="preserve">. </w:t>
      </w:r>
      <w:proofErr w:type="spellStart"/>
      <w:r w:rsidR="00A41F26">
        <w:t>Internacional</w:t>
      </w:r>
      <w:proofErr w:type="spellEnd"/>
      <w:r w:rsidR="00A41F26">
        <w:t xml:space="preserve"> Journal of Computer </w:t>
      </w:r>
      <w:proofErr w:type="spellStart"/>
      <w:r w:rsidR="00A41F26">
        <w:t>Applications</w:t>
      </w:r>
      <w:proofErr w:type="spellEnd"/>
      <w:r w:rsidR="00A41F26">
        <w:t xml:space="preserve">, 2015, </w:t>
      </w:r>
      <w:proofErr w:type="spellStart"/>
      <w:r w:rsidR="00A41F26">
        <w:t>volume</w:t>
      </w:r>
      <w:proofErr w:type="spellEnd"/>
      <w:r w:rsidR="00A41F26">
        <w:t xml:space="preserve"> 131, no.9</w:t>
      </w:r>
    </w:p>
    <w:p w14:paraId="2F84CC60" w14:textId="09D2D8D1" w:rsidR="000157EB" w:rsidRDefault="000157EB" w:rsidP="00A80523">
      <w:pPr>
        <w:pStyle w:val="ListParagraph"/>
        <w:spacing w:after="240"/>
        <w:ind w:left="709" w:hanging="709"/>
        <w:contextualSpacing w:val="0"/>
      </w:pPr>
      <w:proofErr w:type="spellStart"/>
      <w:r>
        <w:t>Chi</w:t>
      </w:r>
      <w:proofErr w:type="spellEnd"/>
      <w:r>
        <w:t xml:space="preserve">, D. (2000). Microsoft </w:t>
      </w:r>
      <w:proofErr w:type="spellStart"/>
      <w:r>
        <w:t>office</w:t>
      </w:r>
      <w:proofErr w:type="spellEnd"/>
      <w:r>
        <w:t xml:space="preserve"> 2000 and </w:t>
      </w:r>
      <w:proofErr w:type="spellStart"/>
      <w:r>
        <w:t>security</w:t>
      </w:r>
      <w:proofErr w:type="spellEnd"/>
      <w:r>
        <w:t xml:space="preserve"> </w:t>
      </w:r>
      <w:proofErr w:type="spellStart"/>
      <w:r>
        <w:t>against</w:t>
      </w:r>
      <w:proofErr w:type="spellEnd"/>
      <w:r>
        <w:t xml:space="preserve"> </w:t>
      </w:r>
      <w:proofErr w:type="spellStart"/>
      <w:r>
        <w:t>macro</w:t>
      </w:r>
      <w:proofErr w:type="spellEnd"/>
      <w:r>
        <w:t xml:space="preserve"> </w:t>
      </w:r>
      <w:proofErr w:type="spellStart"/>
      <w:r>
        <w:t>viruses</w:t>
      </w:r>
      <w:proofErr w:type="spellEnd"/>
      <w:r>
        <w:t xml:space="preserve">. </w:t>
      </w:r>
      <w:r>
        <w:rPr>
          <w:i/>
          <w:iCs/>
        </w:rPr>
        <w:t xml:space="preserve">Symantec Antivirus Research Center, https://www.symantec.com/content/dam/symantec/docs/security-center/white-papers/microsoft-2000-security-against-macro-99-en. pdf, </w:t>
      </w:r>
      <w:proofErr w:type="spellStart"/>
      <w:r>
        <w:rPr>
          <w:i/>
          <w:iCs/>
        </w:rPr>
        <w:t>Tech</w:t>
      </w:r>
      <w:proofErr w:type="spellEnd"/>
      <w:r>
        <w:rPr>
          <w:i/>
          <w:iCs/>
        </w:rPr>
        <w:t xml:space="preserve">. </w:t>
      </w:r>
      <w:proofErr w:type="spellStart"/>
      <w:r>
        <w:rPr>
          <w:i/>
          <w:iCs/>
        </w:rPr>
        <w:t>Rep</w:t>
      </w:r>
      <w:proofErr w:type="spellEnd"/>
      <w:r>
        <w:t>.</w:t>
      </w:r>
    </w:p>
    <w:p w14:paraId="2EE88391" w14:textId="763306A0" w:rsidR="00A80523" w:rsidRDefault="00A80523" w:rsidP="00A80523">
      <w:pPr>
        <w:pStyle w:val="ListParagraph"/>
        <w:spacing w:after="240"/>
        <w:ind w:left="709" w:hanging="709"/>
        <w:contextualSpacing w:val="0"/>
      </w:pPr>
      <w:r w:rsidRPr="003713D2">
        <w:t>Dima, A</w:t>
      </w:r>
      <w:r>
        <w:t>.</w:t>
      </w:r>
      <w:r w:rsidRPr="003713D2">
        <w:t xml:space="preserve"> M</w:t>
      </w:r>
      <w:r>
        <w:t xml:space="preserve">. - </w:t>
      </w:r>
      <w:r w:rsidRPr="003713D2">
        <w:t>Maassen, M</w:t>
      </w:r>
      <w:r>
        <w:t>.</w:t>
      </w:r>
      <w:r w:rsidRPr="003713D2">
        <w:t xml:space="preserve"> A</w:t>
      </w:r>
      <w:r>
        <w:t xml:space="preserve">. (2018): </w:t>
      </w:r>
      <w:proofErr w:type="spellStart"/>
      <w:r w:rsidRPr="003713D2">
        <w:t>From</w:t>
      </w:r>
      <w:proofErr w:type="spellEnd"/>
      <w:r w:rsidRPr="003713D2">
        <w:t xml:space="preserve"> </w:t>
      </w:r>
      <w:proofErr w:type="spellStart"/>
      <w:r w:rsidRPr="003713D2">
        <w:t>Waterfall</w:t>
      </w:r>
      <w:proofErr w:type="spellEnd"/>
      <w:r w:rsidRPr="003713D2">
        <w:t xml:space="preserve"> </w:t>
      </w:r>
      <w:proofErr w:type="spellStart"/>
      <w:r w:rsidRPr="003713D2">
        <w:t>to</w:t>
      </w:r>
      <w:proofErr w:type="spellEnd"/>
      <w:r w:rsidRPr="003713D2">
        <w:t xml:space="preserve"> </w:t>
      </w:r>
      <w:proofErr w:type="spellStart"/>
      <w:r w:rsidRPr="003713D2">
        <w:t>Agile</w:t>
      </w:r>
      <w:proofErr w:type="spellEnd"/>
      <w:r w:rsidRPr="003713D2">
        <w:t xml:space="preserve"> Software: </w:t>
      </w:r>
      <w:proofErr w:type="spellStart"/>
      <w:r w:rsidRPr="003713D2">
        <w:t>Development</w:t>
      </w:r>
      <w:proofErr w:type="spellEnd"/>
      <w:r w:rsidRPr="003713D2">
        <w:t xml:space="preserve"> </w:t>
      </w:r>
      <w:proofErr w:type="spellStart"/>
      <w:r w:rsidRPr="003713D2">
        <w:t>Models</w:t>
      </w:r>
      <w:proofErr w:type="spellEnd"/>
      <w:r w:rsidRPr="003713D2">
        <w:t xml:space="preserve"> in </w:t>
      </w:r>
      <w:proofErr w:type="spellStart"/>
      <w:r w:rsidRPr="003713D2">
        <w:t>the</w:t>
      </w:r>
      <w:proofErr w:type="spellEnd"/>
      <w:r w:rsidRPr="003713D2">
        <w:t xml:space="preserve"> IT Sector, 2006 </w:t>
      </w:r>
      <w:proofErr w:type="spellStart"/>
      <w:r w:rsidRPr="003713D2">
        <w:t>to</w:t>
      </w:r>
      <w:proofErr w:type="spellEnd"/>
      <w:r w:rsidRPr="003713D2">
        <w:t xml:space="preserve"> 2018: </w:t>
      </w:r>
      <w:proofErr w:type="spellStart"/>
      <w:r w:rsidRPr="003713D2">
        <w:t>Impacts</w:t>
      </w:r>
      <w:proofErr w:type="spellEnd"/>
      <w:r w:rsidRPr="003713D2">
        <w:t xml:space="preserve"> </w:t>
      </w:r>
      <w:proofErr w:type="spellStart"/>
      <w:r w:rsidRPr="003713D2">
        <w:t>on</w:t>
      </w:r>
      <w:proofErr w:type="spellEnd"/>
      <w:r w:rsidRPr="003713D2">
        <w:t xml:space="preserve"> </w:t>
      </w:r>
      <w:proofErr w:type="spellStart"/>
      <w:r w:rsidRPr="003713D2">
        <w:t>Company</w:t>
      </w:r>
      <w:proofErr w:type="spellEnd"/>
      <w:r w:rsidRPr="003713D2">
        <w:t xml:space="preserve"> Management</w:t>
      </w:r>
      <w:r>
        <w:t xml:space="preserve">. </w:t>
      </w:r>
      <w:r w:rsidRPr="003713D2">
        <w:t xml:space="preserve">Journal of International </w:t>
      </w:r>
      <w:proofErr w:type="spellStart"/>
      <w:r w:rsidRPr="003713D2">
        <w:t>Studies</w:t>
      </w:r>
      <w:proofErr w:type="spellEnd"/>
      <w:r w:rsidRPr="003713D2">
        <w:t xml:space="preserve">, 2018, </w:t>
      </w:r>
      <w:proofErr w:type="spellStart"/>
      <w:r w:rsidRPr="003713D2">
        <w:t>v</w:t>
      </w:r>
      <w:r>
        <w:t>olume</w:t>
      </w:r>
      <w:proofErr w:type="spellEnd"/>
      <w:r w:rsidRPr="003713D2">
        <w:t xml:space="preserve"> 11, </w:t>
      </w:r>
      <w:proofErr w:type="spellStart"/>
      <w:r w:rsidRPr="003713D2">
        <w:t>iss</w:t>
      </w:r>
      <w:r>
        <w:t>ue</w:t>
      </w:r>
      <w:proofErr w:type="spellEnd"/>
      <w:r w:rsidRPr="003713D2">
        <w:t xml:space="preserve"> 2, pp. 315-</w:t>
      </w:r>
      <w:r>
        <w:t>3</w:t>
      </w:r>
      <w:r w:rsidRPr="003713D2">
        <w:t>26</w:t>
      </w:r>
    </w:p>
    <w:p w14:paraId="1E92135A" w14:textId="7635501B" w:rsidR="00E20EB9" w:rsidRDefault="00E20EB9" w:rsidP="00A80523">
      <w:pPr>
        <w:pStyle w:val="ListParagraph"/>
        <w:spacing w:after="240"/>
        <w:ind w:left="709" w:hanging="709"/>
        <w:contextualSpacing w:val="0"/>
      </w:pPr>
      <w:proofErr w:type="spellStart"/>
      <w:r>
        <w:t>Gutfleisch</w:t>
      </w:r>
      <w:proofErr w:type="spellEnd"/>
      <w:r>
        <w:t xml:space="preserve">, M., </w:t>
      </w:r>
      <w:proofErr w:type="spellStart"/>
      <w:r>
        <w:t>Peiffer</w:t>
      </w:r>
      <w:proofErr w:type="spellEnd"/>
      <w:r>
        <w:t xml:space="preserve">, M., Erk, S., &amp; </w:t>
      </w:r>
      <w:proofErr w:type="spellStart"/>
      <w:r>
        <w:t>Sasse</w:t>
      </w:r>
      <w:proofErr w:type="spellEnd"/>
      <w:r>
        <w:t xml:space="preserve">, M. A. (2021, </w:t>
      </w:r>
      <w:proofErr w:type="spellStart"/>
      <w:r>
        <w:t>October</w:t>
      </w:r>
      <w:proofErr w:type="spellEnd"/>
      <w:r>
        <w:t xml:space="preserve">). Microsoft Office </w:t>
      </w:r>
      <w:proofErr w:type="spellStart"/>
      <w:r>
        <w:t>Macro</w:t>
      </w:r>
      <w:proofErr w:type="spellEnd"/>
      <w:r>
        <w:t xml:space="preserve"> </w:t>
      </w:r>
      <w:proofErr w:type="spellStart"/>
      <w:r>
        <w:t>Warnings</w:t>
      </w:r>
      <w:proofErr w:type="spellEnd"/>
      <w:r>
        <w:t xml:space="preserve">: A Design </w:t>
      </w:r>
      <w:proofErr w:type="spellStart"/>
      <w:r>
        <w:t>Comedy</w:t>
      </w:r>
      <w:proofErr w:type="spellEnd"/>
      <w:r>
        <w:t xml:space="preserve"> of </w:t>
      </w:r>
      <w:proofErr w:type="spellStart"/>
      <w:r>
        <w:t>Errors</w:t>
      </w:r>
      <w:proofErr w:type="spellEnd"/>
      <w:r>
        <w:t xml:space="preserve"> </w:t>
      </w:r>
      <w:proofErr w:type="spellStart"/>
      <w:r>
        <w:t>with</w:t>
      </w:r>
      <w:proofErr w:type="spellEnd"/>
      <w:r>
        <w:t xml:space="preserve"> </w:t>
      </w:r>
      <w:proofErr w:type="spellStart"/>
      <w:r>
        <w:t>Tragic</w:t>
      </w:r>
      <w:proofErr w:type="spellEnd"/>
      <w:r>
        <w:t xml:space="preserve"> </w:t>
      </w:r>
      <w:proofErr w:type="spellStart"/>
      <w:r>
        <w:t>Security</w:t>
      </w:r>
      <w:proofErr w:type="spellEnd"/>
      <w:r>
        <w:t xml:space="preserve"> </w:t>
      </w:r>
      <w:proofErr w:type="spellStart"/>
      <w:r>
        <w:t>Consequences</w:t>
      </w:r>
      <w:proofErr w:type="spellEnd"/>
      <w:r>
        <w:t xml:space="preserve">. In </w:t>
      </w:r>
      <w:r>
        <w:rPr>
          <w:i/>
          <w:iCs/>
        </w:rPr>
        <w:t xml:space="preserve">European </w:t>
      </w:r>
      <w:proofErr w:type="spellStart"/>
      <w:r>
        <w:rPr>
          <w:i/>
          <w:iCs/>
        </w:rPr>
        <w:t>Symposium</w:t>
      </w:r>
      <w:proofErr w:type="spellEnd"/>
      <w:r>
        <w:rPr>
          <w:i/>
          <w:iCs/>
        </w:rPr>
        <w:t xml:space="preserve"> </w:t>
      </w:r>
      <w:proofErr w:type="spellStart"/>
      <w:r>
        <w:rPr>
          <w:i/>
          <w:iCs/>
        </w:rPr>
        <w:t>on</w:t>
      </w:r>
      <w:proofErr w:type="spellEnd"/>
      <w:r>
        <w:rPr>
          <w:i/>
          <w:iCs/>
        </w:rPr>
        <w:t xml:space="preserve"> </w:t>
      </w:r>
      <w:proofErr w:type="spellStart"/>
      <w:r>
        <w:rPr>
          <w:i/>
          <w:iCs/>
        </w:rPr>
        <w:t>Usable</w:t>
      </w:r>
      <w:proofErr w:type="spellEnd"/>
      <w:r>
        <w:rPr>
          <w:i/>
          <w:iCs/>
        </w:rPr>
        <w:t xml:space="preserve"> </w:t>
      </w:r>
      <w:proofErr w:type="spellStart"/>
      <w:r>
        <w:rPr>
          <w:i/>
          <w:iCs/>
        </w:rPr>
        <w:t>Security</w:t>
      </w:r>
      <w:proofErr w:type="spellEnd"/>
      <w:r>
        <w:rPr>
          <w:i/>
          <w:iCs/>
        </w:rPr>
        <w:t xml:space="preserve"> 2021</w:t>
      </w:r>
      <w:r>
        <w:t xml:space="preserve"> (pp. 9-22).</w:t>
      </w:r>
    </w:p>
    <w:p w14:paraId="3C27A1D1" w14:textId="788D5E19" w:rsidR="0034226A" w:rsidRDefault="0034226A" w:rsidP="00A80523">
      <w:pPr>
        <w:pStyle w:val="ListParagraph"/>
        <w:spacing w:after="240"/>
        <w:ind w:left="709" w:hanging="709"/>
        <w:contextualSpacing w:val="0"/>
      </w:pPr>
      <w:r>
        <w:t>industry4.hu letöltés dátuma: 2021. 10. 16.</w:t>
      </w:r>
    </w:p>
    <w:p w14:paraId="4FF65933" w14:textId="77777777" w:rsidR="008315B4" w:rsidRDefault="00A80523" w:rsidP="008315B4">
      <w:pPr>
        <w:pStyle w:val="ListParagraph"/>
        <w:spacing w:after="240"/>
        <w:ind w:left="709" w:hanging="709"/>
        <w:contextualSpacing w:val="0"/>
      </w:pPr>
      <w:proofErr w:type="spellStart"/>
      <w:r>
        <w:t>McConnell</w:t>
      </w:r>
      <w:proofErr w:type="spellEnd"/>
      <w:r>
        <w:t xml:space="preserve">, S. (2004): </w:t>
      </w:r>
      <w:proofErr w:type="spellStart"/>
      <w:r>
        <w:t>Code</w:t>
      </w:r>
      <w:proofErr w:type="spellEnd"/>
      <w:r>
        <w:t xml:space="preserve"> </w:t>
      </w:r>
      <w:proofErr w:type="spellStart"/>
      <w:r>
        <w:t>Complete</w:t>
      </w:r>
      <w:proofErr w:type="spellEnd"/>
      <w:r>
        <w:t>, második kiadás, Microsoft Press, USA</w:t>
      </w:r>
      <w:r w:rsidR="008315B4" w:rsidRPr="008315B4">
        <w:t xml:space="preserve"> </w:t>
      </w:r>
    </w:p>
    <w:p w14:paraId="397203F9" w14:textId="7680FD9D" w:rsidR="00A80523" w:rsidRDefault="008315B4" w:rsidP="00A80523">
      <w:pPr>
        <w:pStyle w:val="ListParagraph"/>
        <w:spacing w:after="240"/>
        <w:ind w:left="709" w:hanging="709"/>
        <w:contextualSpacing w:val="0"/>
      </w:pPr>
      <w:r>
        <w:t xml:space="preserve">Microsoft </w:t>
      </w:r>
      <w:proofErr w:type="spellStart"/>
      <w:r>
        <w:t>Documentation</w:t>
      </w:r>
      <w:proofErr w:type="spellEnd"/>
      <w:r>
        <w:t xml:space="preserve"> (2021)</w:t>
      </w:r>
      <w:hyperlink r:id="rId33" w:history="1">
        <w:r w:rsidR="009F2707" w:rsidRPr="00857E0A">
          <w:rPr>
            <w:rStyle w:val="Hyperlink"/>
          </w:rPr>
          <w:t>https://docs.microsoft.com/en-us</w:t>
        </w:r>
      </w:hyperlink>
      <w:r w:rsidR="009F2707">
        <w:rPr>
          <w:rStyle w:val="Hyperlink"/>
        </w:rPr>
        <w:t>/</w:t>
      </w:r>
      <w:r>
        <w:t xml:space="preserve"> letöltés dátuma: 2021. 10. 16.</w:t>
      </w:r>
    </w:p>
    <w:p w14:paraId="4D8E5F91" w14:textId="6E38437A" w:rsidR="00A15016" w:rsidRDefault="00A15016" w:rsidP="00A80523">
      <w:pPr>
        <w:pStyle w:val="ListParagraph"/>
        <w:spacing w:after="240"/>
        <w:ind w:left="709" w:hanging="709"/>
        <w:contextualSpacing w:val="0"/>
      </w:pPr>
      <w:r>
        <w:t xml:space="preserve">Moodle </w:t>
      </w:r>
      <w:proofErr w:type="spellStart"/>
      <w:r>
        <w:t>Documentation</w:t>
      </w:r>
      <w:proofErr w:type="spellEnd"/>
      <w:r>
        <w:t xml:space="preserve"> (202</w:t>
      </w:r>
      <w:r w:rsidR="00B80D2A">
        <w:t>1. 07. 14.</w:t>
      </w:r>
      <w:r>
        <w:t xml:space="preserve">) </w:t>
      </w:r>
      <w:hyperlink r:id="rId34" w:history="1">
        <w:r w:rsidR="00B80D2A" w:rsidRPr="00857E0A">
          <w:rPr>
            <w:rStyle w:val="Hyperlink"/>
          </w:rPr>
          <w:t>https://docs.moodle.org/</w:t>
        </w:r>
      </w:hyperlink>
      <w:r w:rsidR="00B80D2A">
        <w:t xml:space="preserve"> </w:t>
      </w:r>
    </w:p>
    <w:p w14:paraId="7F819481" w14:textId="3B0FB241" w:rsidR="00525FA8" w:rsidRDefault="00525FA8" w:rsidP="00A80523">
      <w:pPr>
        <w:pStyle w:val="ListParagraph"/>
        <w:spacing w:after="240"/>
        <w:ind w:left="709" w:hanging="709"/>
        <w:contextualSpacing w:val="0"/>
      </w:pPr>
      <w:r>
        <w:t xml:space="preserve">Murillo, G. G., </w:t>
      </w:r>
      <w:proofErr w:type="spellStart"/>
      <w:r>
        <w:t>Novoa-Hernández</w:t>
      </w:r>
      <w:proofErr w:type="spellEnd"/>
      <w:r>
        <w:t xml:space="preserve">, P., &amp; Rodríguez, R. S. (2021). </w:t>
      </w:r>
      <w:proofErr w:type="spellStart"/>
      <w:r>
        <w:t>Technology</w:t>
      </w:r>
      <w:proofErr w:type="spellEnd"/>
      <w:r>
        <w:t xml:space="preserve"> </w:t>
      </w:r>
      <w:proofErr w:type="spellStart"/>
      <w:r>
        <w:t>Acceptance</w:t>
      </w:r>
      <w:proofErr w:type="spellEnd"/>
      <w:r>
        <w:t xml:space="preserve"> </w:t>
      </w:r>
      <w:proofErr w:type="spellStart"/>
      <w:r>
        <w:t>Model</w:t>
      </w:r>
      <w:proofErr w:type="spellEnd"/>
      <w:r>
        <w:t xml:space="preserve"> and Moodle: A </w:t>
      </w:r>
      <w:proofErr w:type="spellStart"/>
      <w:r>
        <w:t>systematic</w:t>
      </w:r>
      <w:proofErr w:type="spellEnd"/>
      <w:r>
        <w:t xml:space="preserve"> </w:t>
      </w:r>
      <w:proofErr w:type="spellStart"/>
      <w:r>
        <w:t>mapping</w:t>
      </w:r>
      <w:proofErr w:type="spellEnd"/>
      <w:r>
        <w:t xml:space="preserve"> </w:t>
      </w:r>
      <w:proofErr w:type="spellStart"/>
      <w:r>
        <w:t>study</w:t>
      </w:r>
      <w:proofErr w:type="spellEnd"/>
      <w:r>
        <w:t xml:space="preserve">. </w:t>
      </w:r>
      <w:proofErr w:type="spellStart"/>
      <w:r>
        <w:rPr>
          <w:i/>
          <w:iCs/>
        </w:rPr>
        <w:t>Information</w:t>
      </w:r>
      <w:proofErr w:type="spellEnd"/>
      <w:r>
        <w:rPr>
          <w:i/>
          <w:iCs/>
        </w:rPr>
        <w:t xml:space="preserve"> </w:t>
      </w:r>
      <w:proofErr w:type="spellStart"/>
      <w:r>
        <w:rPr>
          <w:i/>
          <w:iCs/>
        </w:rPr>
        <w:t>Development</w:t>
      </w:r>
      <w:proofErr w:type="spellEnd"/>
      <w:r>
        <w:t xml:space="preserve">, </w:t>
      </w:r>
      <w:r>
        <w:rPr>
          <w:i/>
          <w:iCs/>
        </w:rPr>
        <w:t>37</w:t>
      </w:r>
      <w:r>
        <w:t>(4), 617-632.</w:t>
      </w:r>
    </w:p>
    <w:p w14:paraId="5B535915" w14:textId="64F74AE3" w:rsidR="00F37525" w:rsidRDefault="00F37525" w:rsidP="00A80523">
      <w:pPr>
        <w:pStyle w:val="ListParagraph"/>
        <w:spacing w:after="240"/>
        <w:ind w:left="709" w:hanging="709"/>
        <w:contextualSpacing w:val="0"/>
      </w:pPr>
      <w:r>
        <w:t xml:space="preserve">php.net (2021) </w:t>
      </w:r>
      <w:hyperlink r:id="rId35" w:history="1">
        <w:r w:rsidR="00E743E6" w:rsidRPr="00F85136">
          <w:rPr>
            <w:rStyle w:val="Hyperlink"/>
          </w:rPr>
          <w:t>https://www.php.net/manual/en/index.php</w:t>
        </w:r>
      </w:hyperlink>
      <w:r w:rsidR="00E743E6">
        <w:t xml:space="preserve"> letöltés dátuma: 2021. 10. 17.</w:t>
      </w:r>
    </w:p>
    <w:p w14:paraId="16EEDBD2" w14:textId="6473C840" w:rsidR="00F37525" w:rsidRDefault="00E02305" w:rsidP="00F37525">
      <w:pPr>
        <w:spacing w:after="240"/>
        <w:ind w:left="709" w:hanging="709"/>
      </w:pPr>
      <w:proofErr w:type="spellStart"/>
      <w:r>
        <w:lastRenderedPageBreak/>
        <w:t>Pirjan</w:t>
      </w:r>
      <w:proofErr w:type="spellEnd"/>
      <w:r>
        <w:t xml:space="preserve">, A. (2015): </w:t>
      </w:r>
      <w:proofErr w:type="spellStart"/>
      <w:r w:rsidRPr="00E02305">
        <w:t>Solutions</w:t>
      </w:r>
      <w:proofErr w:type="spellEnd"/>
      <w:r w:rsidRPr="00E02305">
        <w:t xml:space="preserve"> </w:t>
      </w:r>
      <w:proofErr w:type="spellStart"/>
      <w:r w:rsidRPr="00E02305">
        <w:t>For</w:t>
      </w:r>
      <w:proofErr w:type="spellEnd"/>
      <w:r w:rsidRPr="00E02305">
        <w:t xml:space="preserve"> </w:t>
      </w:r>
      <w:proofErr w:type="spellStart"/>
      <w:r w:rsidRPr="00E02305">
        <w:t>Repurposing</w:t>
      </w:r>
      <w:proofErr w:type="spellEnd"/>
      <w:r w:rsidRPr="00E02305">
        <w:t xml:space="preserve"> The </w:t>
      </w:r>
      <w:proofErr w:type="spellStart"/>
      <w:r w:rsidRPr="00E02305">
        <w:t>Default</w:t>
      </w:r>
      <w:proofErr w:type="spellEnd"/>
      <w:r w:rsidRPr="00E02305">
        <w:t xml:space="preserve"> </w:t>
      </w:r>
      <w:proofErr w:type="spellStart"/>
      <w:r w:rsidRPr="00E02305">
        <w:t>Actions</w:t>
      </w:r>
      <w:proofErr w:type="spellEnd"/>
      <w:r w:rsidRPr="00E02305">
        <w:t xml:space="preserve"> And </w:t>
      </w:r>
      <w:proofErr w:type="spellStart"/>
      <w:r w:rsidRPr="00E02305">
        <w:t>States</w:t>
      </w:r>
      <w:proofErr w:type="spellEnd"/>
      <w:r w:rsidRPr="00E02305">
        <w:t xml:space="preserve"> Of The Office </w:t>
      </w:r>
      <w:proofErr w:type="spellStart"/>
      <w:r w:rsidRPr="00E02305">
        <w:t>Controls</w:t>
      </w:r>
      <w:proofErr w:type="spellEnd"/>
      <w:r w:rsidRPr="00E02305">
        <w:t xml:space="preserve"> </w:t>
      </w:r>
      <w:proofErr w:type="spellStart"/>
      <w:r w:rsidRPr="00E02305">
        <w:t>Through</w:t>
      </w:r>
      <w:proofErr w:type="spellEnd"/>
      <w:r w:rsidRPr="00E02305">
        <w:t xml:space="preserve"> </w:t>
      </w:r>
      <w:proofErr w:type="spellStart"/>
      <w:r w:rsidRPr="00E02305">
        <w:t>Component</w:t>
      </w:r>
      <w:proofErr w:type="spellEnd"/>
      <w:r w:rsidRPr="00E02305">
        <w:t xml:space="preserve"> </w:t>
      </w:r>
      <w:proofErr w:type="spellStart"/>
      <w:r w:rsidRPr="00E02305">
        <w:t>Object</w:t>
      </w:r>
      <w:proofErr w:type="spellEnd"/>
      <w:r w:rsidRPr="00E02305">
        <w:t xml:space="preserve"> </w:t>
      </w:r>
      <w:proofErr w:type="spellStart"/>
      <w:r w:rsidRPr="00E02305">
        <w:t>Model</w:t>
      </w:r>
      <w:proofErr w:type="spellEnd"/>
      <w:r w:rsidRPr="00E02305">
        <w:t xml:space="preserve"> Add-</w:t>
      </w:r>
      <w:proofErr w:type="spellStart"/>
      <w:r w:rsidRPr="00E02305">
        <w:t>Ins</w:t>
      </w:r>
      <w:proofErr w:type="spellEnd"/>
      <w:r w:rsidRPr="00E02305">
        <w:t>,</w:t>
      </w:r>
      <w:r>
        <w:t xml:space="preserve"> </w:t>
      </w:r>
      <w:proofErr w:type="spellStart"/>
      <w:r w:rsidRPr="00E02305">
        <w:t>Romanian</w:t>
      </w:r>
      <w:proofErr w:type="spellEnd"/>
      <w:r w:rsidRPr="00E02305">
        <w:t xml:space="preserve"> </w:t>
      </w:r>
      <w:proofErr w:type="spellStart"/>
      <w:r w:rsidRPr="00E02305">
        <w:t>Economic</w:t>
      </w:r>
      <w:proofErr w:type="spellEnd"/>
      <w:r w:rsidRPr="00E02305">
        <w:t xml:space="preserve"> Business </w:t>
      </w:r>
      <w:proofErr w:type="spellStart"/>
      <w:r w:rsidRPr="00E02305">
        <w:t>Review</w:t>
      </w:r>
      <w:proofErr w:type="spellEnd"/>
      <w:r w:rsidRPr="00E02305">
        <w:t xml:space="preserve">, </w:t>
      </w:r>
      <w:proofErr w:type="spellStart"/>
      <w:r w:rsidRPr="00E02305">
        <w:t>Romanian</w:t>
      </w:r>
      <w:proofErr w:type="spellEnd"/>
      <w:r w:rsidRPr="00E02305">
        <w:t xml:space="preserve">-American University, </w:t>
      </w:r>
      <w:proofErr w:type="spellStart"/>
      <w:r w:rsidRPr="00E02305">
        <w:t>vol</w:t>
      </w:r>
      <w:proofErr w:type="spellEnd"/>
      <w:r w:rsidRPr="00E02305">
        <w:t xml:space="preserve">. 9(1), </w:t>
      </w:r>
      <w:proofErr w:type="spellStart"/>
      <w:r w:rsidRPr="00E02305">
        <w:t>pages</w:t>
      </w:r>
      <w:proofErr w:type="spellEnd"/>
      <w:r w:rsidRPr="00E02305">
        <w:t xml:space="preserve"> 136-146, May.</w:t>
      </w:r>
    </w:p>
    <w:p w14:paraId="0F418E78" w14:textId="388A223B" w:rsidR="00D07FB5" w:rsidRDefault="00D07FB5" w:rsidP="00E02305">
      <w:pPr>
        <w:spacing w:after="240"/>
        <w:ind w:left="709" w:hanging="709"/>
      </w:pPr>
      <w:proofErr w:type="spellStart"/>
      <w:r>
        <w:t>Ranjan</w:t>
      </w:r>
      <w:proofErr w:type="spellEnd"/>
      <w:r>
        <w:t xml:space="preserve">, A. – </w:t>
      </w:r>
      <w:proofErr w:type="spellStart"/>
      <w:r>
        <w:t>Sinha</w:t>
      </w:r>
      <w:proofErr w:type="spellEnd"/>
      <w:r>
        <w:t xml:space="preserve">, A. – </w:t>
      </w:r>
      <w:proofErr w:type="spellStart"/>
      <w:r>
        <w:t>Battewad</w:t>
      </w:r>
      <w:proofErr w:type="spellEnd"/>
      <w:r>
        <w:t xml:space="preserve">, R. (2020): JavaScript </w:t>
      </w:r>
      <w:proofErr w:type="spellStart"/>
      <w:r>
        <w:t>for</w:t>
      </w:r>
      <w:proofErr w:type="spellEnd"/>
      <w:r>
        <w:t xml:space="preserve"> modern Web </w:t>
      </w:r>
      <w:proofErr w:type="spellStart"/>
      <w:r>
        <w:t>Development</w:t>
      </w:r>
      <w:proofErr w:type="spellEnd"/>
      <w:r>
        <w:t xml:space="preserve">, BPB </w:t>
      </w:r>
      <w:proofErr w:type="spellStart"/>
      <w:r>
        <w:t>Publications</w:t>
      </w:r>
      <w:proofErr w:type="spellEnd"/>
      <w:r>
        <w:t>, New-Delhi</w:t>
      </w:r>
    </w:p>
    <w:p w14:paraId="11ACFFCC" w14:textId="2B32674D" w:rsidR="00302C47" w:rsidRDefault="00302C47" w:rsidP="00ED1FA6">
      <w:pPr>
        <w:pStyle w:val="ListParagraph"/>
        <w:spacing w:after="240"/>
        <w:ind w:left="709" w:hanging="709"/>
        <w:contextualSpacing w:val="0"/>
      </w:pPr>
      <w:r>
        <w:t>Raymond, B.</w:t>
      </w:r>
      <w:r w:rsidR="00713A72">
        <w:t xml:space="preserve"> (2017):</w:t>
      </w:r>
      <w:r>
        <w:t xml:space="preserve"> “</w:t>
      </w:r>
      <w:proofErr w:type="spellStart"/>
      <w:r>
        <w:t>Comparing</w:t>
      </w:r>
      <w:proofErr w:type="spellEnd"/>
      <w:r>
        <w:t xml:space="preserve"> VSTO and Office Web add-</w:t>
      </w:r>
      <w:proofErr w:type="spellStart"/>
      <w:r>
        <w:t>ins</w:t>
      </w:r>
      <w:proofErr w:type="spellEnd"/>
      <w:r>
        <w:t xml:space="preserve">,” </w:t>
      </w:r>
      <w:proofErr w:type="spellStart"/>
      <w:r>
        <w:t>TechGenix</w:t>
      </w:r>
      <w:proofErr w:type="spellEnd"/>
      <w:r>
        <w:t>,</w:t>
      </w:r>
      <w:r w:rsidR="00713A72">
        <w:t xml:space="preserve"> 2017 május,</w:t>
      </w:r>
      <w:r>
        <w:t xml:space="preserve"> </w:t>
      </w:r>
      <w:hyperlink r:id="rId36" w:history="1">
        <w:r w:rsidR="00E02305" w:rsidRPr="00095C10">
          <w:rPr>
            <w:rStyle w:val="Hyperlink"/>
          </w:rPr>
          <w:t>http://techgenix.com/comparing-vsto-and-office-web-add-ins-video/</w:t>
        </w:r>
      </w:hyperlink>
      <w:r w:rsidR="00713A72">
        <w:t xml:space="preserve"> Letöltés dátuma: 2021. 10. 16.</w:t>
      </w:r>
    </w:p>
    <w:p w14:paraId="4D814A43" w14:textId="198614DA" w:rsidR="00E02305" w:rsidRDefault="00E02305" w:rsidP="00ED1FA6">
      <w:pPr>
        <w:pStyle w:val="ListParagraph"/>
        <w:spacing w:after="240"/>
        <w:ind w:left="709" w:hanging="709"/>
        <w:contextualSpacing w:val="0"/>
      </w:pPr>
      <w:proofErr w:type="spellStart"/>
      <w:r>
        <w:t>Sempf</w:t>
      </w:r>
      <w:proofErr w:type="spellEnd"/>
      <w:r>
        <w:t xml:space="preserve">, B., - </w:t>
      </w:r>
      <w:proofErr w:type="spellStart"/>
      <w:r>
        <w:t>Jausovec</w:t>
      </w:r>
      <w:proofErr w:type="spellEnd"/>
      <w:r>
        <w:t xml:space="preserve">, P. (2010): VSTO </w:t>
      </w:r>
      <w:proofErr w:type="spellStart"/>
      <w:r>
        <w:t>For</w:t>
      </w:r>
      <w:proofErr w:type="spellEnd"/>
      <w:r>
        <w:t xml:space="preserve"> </w:t>
      </w:r>
      <w:proofErr w:type="spellStart"/>
      <w:r>
        <w:t>Dummies</w:t>
      </w:r>
      <w:proofErr w:type="spellEnd"/>
      <w:r>
        <w:t xml:space="preserve">. </w:t>
      </w:r>
      <w:proofErr w:type="spellStart"/>
      <w:r>
        <w:t>Hoboken</w:t>
      </w:r>
      <w:proofErr w:type="spellEnd"/>
      <w:r w:rsidR="00BC4D00">
        <w:t xml:space="preserve">, </w:t>
      </w:r>
      <w:proofErr w:type="spellStart"/>
      <w:r w:rsidR="00BC4D00">
        <w:t>Wiley</w:t>
      </w:r>
      <w:proofErr w:type="spellEnd"/>
      <w:r w:rsidR="00BC4D00">
        <w:t xml:space="preserve"> Publishing</w:t>
      </w:r>
    </w:p>
    <w:p w14:paraId="6EF1020C" w14:textId="15B337A5" w:rsidR="00A80523" w:rsidRDefault="00A80523" w:rsidP="00A80523">
      <w:pPr>
        <w:spacing w:after="240"/>
        <w:ind w:left="709" w:hanging="709"/>
      </w:pPr>
      <w:r w:rsidRPr="00A80523">
        <w:t xml:space="preserve">Stober, T., &amp; Hansmann, U. (2010). </w:t>
      </w:r>
      <w:proofErr w:type="spellStart"/>
      <w:r w:rsidRPr="00A80523">
        <w:t>Agile</w:t>
      </w:r>
      <w:proofErr w:type="spellEnd"/>
      <w:r w:rsidRPr="00A80523">
        <w:t xml:space="preserve"> Software </w:t>
      </w:r>
      <w:proofErr w:type="spellStart"/>
      <w:r w:rsidRPr="00A80523">
        <w:t>Development</w:t>
      </w:r>
      <w:proofErr w:type="spellEnd"/>
      <w:r w:rsidRPr="00A80523">
        <w:t xml:space="preserve">: Best </w:t>
      </w:r>
      <w:proofErr w:type="spellStart"/>
      <w:r w:rsidRPr="00A80523">
        <w:t>Practices</w:t>
      </w:r>
      <w:proofErr w:type="spellEnd"/>
      <w:r w:rsidRPr="00A80523">
        <w:t xml:space="preserve"> </w:t>
      </w:r>
      <w:proofErr w:type="spellStart"/>
      <w:r w:rsidRPr="00A80523">
        <w:t>for</w:t>
      </w:r>
      <w:proofErr w:type="spellEnd"/>
      <w:r w:rsidRPr="00A80523">
        <w:t xml:space="preserve"> </w:t>
      </w:r>
      <w:proofErr w:type="spellStart"/>
      <w:r w:rsidRPr="00A80523">
        <w:t>Large</w:t>
      </w:r>
      <w:proofErr w:type="spellEnd"/>
      <w:r w:rsidRPr="00A80523">
        <w:t xml:space="preserve"> Software </w:t>
      </w:r>
      <w:proofErr w:type="spellStart"/>
      <w:r w:rsidRPr="00A80523">
        <w:t>Development</w:t>
      </w:r>
      <w:proofErr w:type="spellEnd"/>
      <w:r w:rsidRPr="00A80523">
        <w:t xml:space="preserve"> Projects. Berlin, Springer </w:t>
      </w:r>
      <w:proofErr w:type="spellStart"/>
      <w:r w:rsidRPr="00A80523">
        <w:t>Verlag</w:t>
      </w:r>
      <w:proofErr w:type="spellEnd"/>
      <w:r w:rsidRPr="00A80523">
        <w:t>.</w:t>
      </w:r>
    </w:p>
    <w:p w14:paraId="68E6DA86" w14:textId="4B574764" w:rsidR="00E02305" w:rsidRDefault="00E02305" w:rsidP="00E02305">
      <w:pPr>
        <w:pStyle w:val="ListParagraph"/>
        <w:spacing w:after="240"/>
        <w:ind w:left="709" w:hanging="709"/>
        <w:contextualSpacing w:val="0"/>
      </w:pPr>
      <w:r w:rsidRPr="00381AF1">
        <w:t xml:space="preserve">Szabó Bálint – </w:t>
      </w:r>
      <w:proofErr w:type="spellStart"/>
      <w:r w:rsidRPr="00381AF1">
        <w:t>Ribényi</w:t>
      </w:r>
      <w:proofErr w:type="spellEnd"/>
      <w:r w:rsidRPr="00381AF1">
        <w:t xml:space="preserve"> Máté (2018): Az agilis módszertanok megítélése a beosztottak és</w:t>
      </w:r>
      <w:r>
        <w:t xml:space="preserve"> </w:t>
      </w:r>
      <w:r w:rsidRPr="00381AF1">
        <w:t xml:space="preserve">vezetők szemszögéből. Vezetéstudomány - Budapest Management </w:t>
      </w:r>
      <w:proofErr w:type="spellStart"/>
      <w:r w:rsidRPr="00381AF1">
        <w:t>Review</w:t>
      </w:r>
      <w:proofErr w:type="spellEnd"/>
      <w:r w:rsidRPr="00381AF1">
        <w:t>, 49 (6).</w:t>
      </w:r>
      <w:r>
        <w:t xml:space="preserve"> </w:t>
      </w:r>
      <w:r w:rsidRPr="00381AF1">
        <w:t>pp. 22-32.</w:t>
      </w:r>
    </w:p>
    <w:p w14:paraId="6E5A9B3F" w14:textId="7C322631" w:rsidR="00151695" w:rsidRDefault="00151695" w:rsidP="00C13DAA">
      <w:pPr>
        <w:pStyle w:val="ListParagraph"/>
        <w:spacing w:after="240"/>
        <w:ind w:left="709" w:hanging="709"/>
        <w:contextualSpacing w:val="0"/>
        <w:jc w:val="left"/>
      </w:pPr>
      <w:r>
        <w:t xml:space="preserve">W3.org (2017), </w:t>
      </w:r>
      <w:r w:rsidRPr="00151695">
        <w:t xml:space="preserve">HTML 5.2 is </w:t>
      </w:r>
      <w:proofErr w:type="spellStart"/>
      <w:r w:rsidRPr="00151695">
        <w:t>now</w:t>
      </w:r>
      <w:proofErr w:type="spellEnd"/>
      <w:r w:rsidRPr="00151695">
        <w:t xml:space="preserve"> a W3C </w:t>
      </w:r>
      <w:proofErr w:type="spellStart"/>
      <w:r w:rsidRPr="00151695">
        <w:t>Recommendation</w:t>
      </w:r>
      <w:proofErr w:type="spellEnd"/>
      <w:r w:rsidR="00C13DAA">
        <w:t xml:space="preserve"> </w:t>
      </w:r>
      <w:hyperlink r:id="rId37" w:history="1">
        <w:r w:rsidR="00C13DAA" w:rsidRPr="00F85136">
          <w:rPr>
            <w:rStyle w:val="Hyperlink"/>
          </w:rPr>
          <w:t>https://www.w3.org/blog/news/archives/6696</w:t>
        </w:r>
      </w:hyperlink>
      <w:r w:rsidR="00C13DAA">
        <w:t xml:space="preserve"> letöltés dátuma: 2021.10.17.</w:t>
      </w:r>
    </w:p>
    <w:p w14:paraId="6BD7A8D5" w14:textId="17DE82D7" w:rsidR="008315B4" w:rsidRDefault="008315B4" w:rsidP="00E02305">
      <w:pPr>
        <w:pStyle w:val="ListParagraph"/>
        <w:spacing w:after="240"/>
        <w:ind w:left="709" w:hanging="709"/>
        <w:contextualSpacing w:val="0"/>
      </w:pPr>
      <w:r>
        <w:t xml:space="preserve">W3.org (2021), </w:t>
      </w:r>
      <w:hyperlink r:id="rId38" w:history="1">
        <w:r w:rsidRPr="00F85136">
          <w:rPr>
            <w:rStyle w:val="Hyperlink"/>
          </w:rPr>
          <w:t>https://www.w3.org/standards/webdesign/htmlcss</w:t>
        </w:r>
      </w:hyperlink>
      <w:r>
        <w:t xml:space="preserve"> letöltés dátuma: 2021. 10. 17.</w:t>
      </w:r>
    </w:p>
    <w:p w14:paraId="3AD2FDEB" w14:textId="77777777" w:rsidR="008315B4" w:rsidRPr="008D43D2" w:rsidRDefault="008315B4">
      <w:pPr>
        <w:pStyle w:val="ListParagraph"/>
        <w:spacing w:after="240"/>
        <w:ind w:left="709" w:hanging="709"/>
        <w:contextualSpacing w:val="0"/>
        <w:rPr>
          <w:lang w:val="en-US"/>
        </w:rPr>
      </w:pPr>
    </w:p>
    <w:sectPr w:rsidR="008315B4" w:rsidRPr="008D43D2" w:rsidSect="00C11F1C">
      <w:footerReference w:type="default" r:id="rId3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vid Burka" w:date="2022-04-10T21:45:00Z" w:initials="DB">
    <w:p w14:paraId="3F79CD89" w14:textId="261FA874" w:rsidR="009A6504" w:rsidRDefault="009A6504" w:rsidP="00FB3E2E">
      <w:pPr>
        <w:pStyle w:val="CommentText"/>
        <w:ind w:firstLine="0"/>
      </w:pPr>
      <w:r>
        <w:rPr>
          <w:rStyle w:val="CommentReference"/>
        </w:rPr>
        <w:annotationRef/>
      </w:r>
      <w:r>
        <w:t xml:space="preserve">Olvasd át a </w:t>
      </w:r>
      <w:proofErr w:type="spellStart"/>
      <w:r>
        <w:t>checklistet</w:t>
      </w:r>
      <w:proofErr w:type="spellEnd"/>
      <w:r>
        <w:t>, amit küldtem.</w:t>
      </w:r>
      <w:r>
        <w:br/>
        <w:t xml:space="preserve">Az 1.1 fejezet alfejezetei ne jelenjenek meg a tartalomjegyzékben, mert egy számozott alfejezetnek legalább 1-2 oldalasnak kell lennie, de ezek csak fél </w:t>
      </w:r>
      <w:proofErr w:type="spellStart"/>
      <w:r>
        <w:t>oldalasak</w:t>
      </w:r>
      <w:proofErr w:type="spellEnd"/>
      <w:r>
        <w:t>.</w:t>
      </w:r>
      <w:r>
        <w:br/>
        <w:t>Rövidíts a címeken, ahol lehet. Pl.: 1. Projekéletciklus modellek (a „vizsgálata” szó felesleges)</w:t>
      </w:r>
      <w:r>
        <w:br/>
        <w:t xml:space="preserve">A 2. címnek azt adnám, „Word </w:t>
      </w:r>
      <w:proofErr w:type="spellStart"/>
      <w:r>
        <w:t>plugin</w:t>
      </w:r>
      <w:proofErr w:type="spellEnd"/>
      <w:r>
        <w:t xml:space="preserve"> fejlesztés”, hiszen ennek az eszközeit tekinted át itt.</w:t>
      </w:r>
      <w:r>
        <w:br/>
      </w:r>
      <w:r>
        <w:br/>
        <w:t>A fejezetszámozás automatikus legyen, ne kézi, mert most is van benne elírás. Ha nem tudod hogyan kell szólj és segítek.</w:t>
      </w:r>
    </w:p>
  </w:comment>
  <w:comment w:id="3" w:author="Mátrai Tibor" w:date="2022-04-14T12:47:00Z" w:initials="MT">
    <w:p w14:paraId="27B74865" w14:textId="0789B69E" w:rsidR="009A6504" w:rsidRDefault="009A6504">
      <w:pPr>
        <w:pStyle w:val="CommentText"/>
      </w:pPr>
      <w:r>
        <w:rPr>
          <w:rStyle w:val="CommentReference"/>
        </w:rPr>
        <w:annotationRef/>
      </w:r>
      <w:r>
        <w:t xml:space="preserve">Igy csak az 1-es és 2-es </w:t>
      </w:r>
      <w:proofErr w:type="spellStart"/>
      <w:r>
        <w:t>header</w:t>
      </w:r>
      <w:proofErr w:type="spellEnd"/>
      <w:r>
        <w:t xml:space="preserve"> van benne, szerintem a Projekt bemutatásnál jó lenne a 3-as is, de azt nem tudom, hogy tudom megcsinálni.</w:t>
      </w:r>
    </w:p>
  </w:comment>
  <w:comment w:id="2" w:author="David Burka" w:date="2022-04-16T12:02:00Z" w:initials="DB">
    <w:p w14:paraId="226C46C5" w14:textId="0A6C50FD" w:rsidR="009A6504" w:rsidRDefault="009A6504">
      <w:pPr>
        <w:pStyle w:val="CommentText"/>
      </w:pPr>
      <w:r>
        <w:rPr>
          <w:rStyle w:val="CommentReference"/>
        </w:rPr>
        <w:annotationRef/>
      </w:r>
      <w:r>
        <w:t xml:space="preserve">Legyen egy új stílusod, ami ugyanúgy (vagy hasonlóan) néz </w:t>
      </w:r>
      <w:proofErr w:type="gramStart"/>
      <w:r>
        <w:t>ki</w:t>
      </w:r>
      <w:proofErr w:type="gramEnd"/>
      <w:r>
        <w:t xml:space="preserve"> mint a 3-as </w:t>
      </w:r>
      <w:proofErr w:type="spellStart"/>
      <w:r>
        <w:t>header</w:t>
      </w:r>
      <w:proofErr w:type="spellEnd"/>
      <w:r>
        <w:t xml:space="preserve">, de ne </w:t>
      </w:r>
      <w:proofErr w:type="spellStart"/>
      <w:r>
        <w:t>header</w:t>
      </w:r>
      <w:proofErr w:type="spellEnd"/>
      <w:r>
        <w:t xml:space="preserve"> stílus legyen, hogy ne kerüljön be a tartalomjegyzékbe. És akkor használhatod nyugodtan az eredeti 3-as </w:t>
      </w:r>
      <w:proofErr w:type="spellStart"/>
      <w:r>
        <w:t>header</w:t>
      </w:r>
      <w:proofErr w:type="spellEnd"/>
      <w:r>
        <w:t xml:space="preserve">-t </w:t>
      </w:r>
      <w:proofErr w:type="gramStart"/>
      <w:r>
        <w:t>ott</w:t>
      </w:r>
      <w:proofErr w:type="gramEnd"/>
      <w:r>
        <w:t xml:space="preserve"> ahol szükséges.</w:t>
      </w:r>
    </w:p>
  </w:comment>
  <w:comment w:id="5" w:author="Mátrai Tibor" w:date="2022-04-21T22:42:00Z" w:initials="MT">
    <w:p w14:paraId="34B8A732" w14:textId="2AF2FE95" w:rsidR="004A0228" w:rsidRDefault="004A0228">
      <w:pPr>
        <w:pStyle w:val="CommentText"/>
      </w:pPr>
      <w:r>
        <w:rPr>
          <w:rStyle w:val="CommentReference"/>
        </w:rPr>
        <w:annotationRef/>
      </w:r>
    </w:p>
  </w:comment>
  <w:comment w:id="97" w:author="David Burka" w:date="2022-04-10T21:49:00Z" w:initials="DB">
    <w:p w14:paraId="53F5F9AC" w14:textId="2609C878" w:rsidR="009A6504" w:rsidRDefault="009A6504">
      <w:pPr>
        <w:pStyle w:val="CommentText"/>
      </w:pPr>
      <w:r>
        <w:rPr>
          <w:rStyle w:val="CommentReference"/>
        </w:rPr>
        <w:annotationRef/>
      </w:r>
      <w:r>
        <w:t>Nagyon szépirodalmi. Nem kell bele az első személy.</w:t>
      </w:r>
      <w:r>
        <w:br/>
        <w:t>„Ez és ez a helyzet, és ez a megoldandó probléma merül fel” – Ennyi kell ebbe a bekezdésbe, és ezt köti át a következő bekezdés elején a „A dolgozat célja …”.</w:t>
      </w:r>
    </w:p>
  </w:comment>
  <w:comment w:id="98" w:author="Mátrai Tibor" w:date="2022-04-15T11:06:00Z" w:initials="MT">
    <w:p w14:paraId="6F2E1DDD" w14:textId="573C9D5F" w:rsidR="009A6504" w:rsidRDefault="009A6504">
      <w:pPr>
        <w:pStyle w:val="CommentText"/>
      </w:pPr>
      <w:r>
        <w:rPr>
          <w:rStyle w:val="CommentReference"/>
        </w:rPr>
        <w:annotationRef/>
      </w:r>
    </w:p>
  </w:comment>
  <w:comment w:id="129" w:author="David Burka" w:date="2022-04-16T12:06:00Z" w:initials="DB">
    <w:p w14:paraId="64D33860" w14:textId="3CFF597D" w:rsidR="009A6504" w:rsidRDefault="009A6504">
      <w:pPr>
        <w:pStyle w:val="CommentText"/>
      </w:pPr>
      <w:r>
        <w:rPr>
          <w:rStyle w:val="CommentReference"/>
        </w:rPr>
        <w:annotationRef/>
      </w:r>
      <w:r>
        <w:t xml:space="preserve">Kimaradt az, hogy a feleletválasztásos az alternatíva, ami nem méri jól a tudást. De a fogalmazásod alapján feltételezed, hogy az olvasó ezzel tisztában </w:t>
      </w:r>
      <w:proofErr w:type="spellStart"/>
      <w:r>
        <w:t>vna</w:t>
      </w:r>
      <w:proofErr w:type="spellEnd"/>
      <w:r>
        <w:t>.</w:t>
      </w:r>
    </w:p>
  </w:comment>
  <w:comment w:id="130" w:author="Mátrai Tibor" w:date="2022-04-20T22:22:00Z" w:initials="MT">
    <w:p w14:paraId="4C2B5CE3" w14:textId="36976069" w:rsidR="006907B3" w:rsidRDefault="006907B3">
      <w:pPr>
        <w:pStyle w:val="CommentText"/>
      </w:pPr>
      <w:r>
        <w:rPr>
          <w:rStyle w:val="CommentReference"/>
        </w:rPr>
        <w:annotationRef/>
      </w:r>
    </w:p>
  </w:comment>
  <w:comment w:id="159" w:author="David Burka" w:date="2022-04-10T21:52:00Z" w:initials="DB">
    <w:p w14:paraId="1CD283DC" w14:textId="0286B833" w:rsidR="009A6504" w:rsidRDefault="009A6504">
      <w:pPr>
        <w:pStyle w:val="CommentText"/>
      </w:pPr>
      <w:r>
        <w:rPr>
          <w:rStyle w:val="CommentReference"/>
        </w:rPr>
        <w:annotationRef/>
      </w:r>
      <w:r>
        <w:t>Az egyetemi „tanár” hivatalosan a lemagasabb rang, a „professzor” szinonimája. A szakszemináriumi gyakorlatvezetésben az egyetemi tanárok nem vesznek részt.</w:t>
      </w:r>
      <w:r>
        <w:br/>
        <w:t>Ez csak szőrszálhasogatás részemről, de a bevezetőben fontos a precíz fogalmazás. A későbbiekben már belefér az ilyen.</w:t>
      </w:r>
    </w:p>
  </w:comment>
  <w:comment w:id="160" w:author="Mátrai Tibor" w:date="2022-04-15T10:58:00Z" w:initials="MT">
    <w:p w14:paraId="3EBAEFAC" w14:textId="2489611E" w:rsidR="009A6504" w:rsidRDefault="009A6504">
      <w:pPr>
        <w:pStyle w:val="CommentText"/>
      </w:pPr>
      <w:r>
        <w:rPr>
          <w:rStyle w:val="CommentReference"/>
        </w:rPr>
        <w:annotationRef/>
      </w:r>
    </w:p>
  </w:comment>
  <w:comment w:id="164" w:author="David Burka" w:date="2022-04-10T21:54:00Z" w:initials="DB">
    <w:p w14:paraId="16BC37FA" w14:textId="3CD3A9F7" w:rsidR="009A6504" w:rsidRDefault="009A6504">
      <w:pPr>
        <w:pStyle w:val="CommentText"/>
      </w:pPr>
      <w:r>
        <w:rPr>
          <w:rStyle w:val="CommentReference"/>
        </w:rPr>
        <w:annotationRef/>
      </w:r>
      <w:r>
        <w:t>Ez után ebben a bekezdésben a módszertan szerepeljen, amivel el akarod érni a célt.</w:t>
      </w:r>
      <w:r>
        <w:br/>
        <w:t>Esetedben ez több részből áll össze:</w:t>
      </w:r>
      <w:r>
        <w:br/>
        <w:t>Alapvetően empirikus kutatás, aminek az alapja az oktatók megkérdezése (interjú), és a saját fejlesztés megvalósítása. Továbbá az eredményeket kvalitatív módon elemzed.</w:t>
      </w:r>
    </w:p>
  </w:comment>
  <w:comment w:id="165" w:author="Mátrai Tibor" w:date="2022-04-15T11:14:00Z" w:initials="MT">
    <w:p w14:paraId="6877C8A6" w14:textId="565970FA" w:rsidR="009A6504" w:rsidRDefault="009A6504">
      <w:pPr>
        <w:pStyle w:val="CommentText"/>
      </w:pPr>
      <w:r>
        <w:rPr>
          <w:rStyle w:val="CommentReference"/>
        </w:rPr>
        <w:annotationRef/>
      </w:r>
    </w:p>
  </w:comment>
  <w:comment w:id="169" w:author="David Burka" w:date="2022-04-16T12:07:00Z" w:initials="DB">
    <w:p w14:paraId="61F67220" w14:textId="0B4971D6" w:rsidR="009A6504" w:rsidRDefault="009A6504">
      <w:pPr>
        <w:pStyle w:val="CommentText"/>
      </w:pPr>
      <w:r>
        <w:rPr>
          <w:rStyle w:val="CommentReference"/>
        </w:rPr>
        <w:annotationRef/>
      </w:r>
      <w:r>
        <w:t>Nem tudhatod előre, hogy el fogod érni. „A cél elérése érdekében megvalósításra kerül egy applikáció…”</w:t>
      </w:r>
    </w:p>
  </w:comment>
  <w:comment w:id="170" w:author="Mátrai Tibor" w:date="2022-04-20T22:26:00Z" w:initials="MT">
    <w:p w14:paraId="23A81F43" w14:textId="03C422FD" w:rsidR="004C2410" w:rsidRDefault="004C2410">
      <w:pPr>
        <w:pStyle w:val="CommentText"/>
      </w:pPr>
      <w:r>
        <w:rPr>
          <w:rStyle w:val="CommentReference"/>
        </w:rPr>
        <w:annotationRef/>
      </w:r>
    </w:p>
  </w:comment>
  <w:comment w:id="175" w:author="David Burka" w:date="2022-04-16T12:08:00Z" w:initials="DB">
    <w:p w14:paraId="1A2D4150" w14:textId="3E7EF38F" w:rsidR="009A6504" w:rsidRDefault="009A6504">
      <w:pPr>
        <w:pStyle w:val="CommentText"/>
      </w:pPr>
      <w:r>
        <w:rPr>
          <w:rStyle w:val="CommentReference"/>
        </w:rPr>
        <w:annotationRef/>
      </w:r>
      <w:r>
        <w:t xml:space="preserve">Apróság, de furán néz ki, hogy MINDEN bekezdés úgy kezdődik, hogy „A dolgozat … „ </w:t>
      </w:r>
      <w:r>
        <w:sym w:font="Wingdings" w:char="F04A"/>
      </w:r>
    </w:p>
  </w:comment>
  <w:comment w:id="176" w:author="Mátrai Tibor" w:date="2022-04-20T22:29:00Z" w:initials="MT">
    <w:p w14:paraId="3BF70E55" w14:textId="0FEDA9B9" w:rsidR="004C2410" w:rsidRDefault="004C2410">
      <w:pPr>
        <w:pStyle w:val="CommentText"/>
      </w:pPr>
      <w:r>
        <w:rPr>
          <w:rStyle w:val="CommentReference"/>
        </w:rPr>
        <w:annotationRef/>
      </w:r>
    </w:p>
  </w:comment>
  <w:comment w:id="178" w:author="David Burka" w:date="2022-04-10T21:58:00Z" w:initials="DB">
    <w:p w14:paraId="766DC779" w14:textId="22748818" w:rsidR="009A6504" w:rsidRDefault="009A6504">
      <w:pPr>
        <w:pStyle w:val="CommentText"/>
      </w:pPr>
      <w:r>
        <w:rPr>
          <w:rStyle w:val="CommentReference"/>
        </w:rPr>
        <w:annotationRef/>
      </w:r>
      <w:r>
        <w:t>Ne számozottan utalj, hanem mond azt, hogy a „következő”, „ezt követő”, „ezután”, „majd” stb.</w:t>
      </w:r>
      <w:r>
        <w:br/>
        <w:t>Ha így írod és végül variálsz a fejezeteken, akkor nagyon ciki lesz, ha benne marad, és az olvasó meg nem érti.</w:t>
      </w:r>
    </w:p>
  </w:comment>
  <w:comment w:id="179" w:author="Mátrai Tibor" w:date="2022-04-15T10:56:00Z" w:initials="MT">
    <w:p w14:paraId="173120F0" w14:textId="52C94258" w:rsidR="009A6504" w:rsidRDefault="009A6504">
      <w:pPr>
        <w:pStyle w:val="CommentText"/>
      </w:pPr>
      <w:r>
        <w:rPr>
          <w:rStyle w:val="CommentReference"/>
        </w:rPr>
        <w:annotationRef/>
      </w:r>
    </w:p>
  </w:comment>
  <w:comment w:id="190" w:author="David Burka" w:date="2022-04-16T12:10:00Z" w:initials="DB">
    <w:p w14:paraId="7FE0B37B" w14:textId="639D601A" w:rsidR="009A6504" w:rsidRDefault="009A6504" w:rsidP="00AC5C1A">
      <w:pPr>
        <w:pStyle w:val="CommentText"/>
      </w:pPr>
      <w:r>
        <w:rPr>
          <w:rStyle w:val="CommentReference"/>
        </w:rPr>
        <w:annotationRef/>
      </w:r>
      <w:r>
        <w:t xml:space="preserve">Sok </w:t>
      </w:r>
      <w:proofErr w:type="gramStart"/>
      <w:r>
        <w:t>a ”bemutatás</w:t>
      </w:r>
      <w:proofErr w:type="gramEnd"/>
      <w:r>
        <w:t>”</w:t>
      </w:r>
    </w:p>
  </w:comment>
  <w:comment w:id="191" w:author="Mátrai Tibor" w:date="2022-04-20T22:24:00Z" w:initials="MT">
    <w:p w14:paraId="095F0B87" w14:textId="1E49DCAA" w:rsidR="006907B3" w:rsidRDefault="006907B3">
      <w:pPr>
        <w:pStyle w:val="CommentText"/>
      </w:pPr>
      <w:r>
        <w:rPr>
          <w:rStyle w:val="CommentReference"/>
        </w:rPr>
        <w:annotationRef/>
      </w:r>
    </w:p>
  </w:comment>
  <w:comment w:id="202" w:author="David Burka" w:date="2022-04-10T21:56:00Z" w:initials="DB">
    <w:p w14:paraId="36C181CE" w14:textId="3E80558F" w:rsidR="009A6504" w:rsidRDefault="009A6504">
      <w:pPr>
        <w:pStyle w:val="CommentText"/>
      </w:pPr>
      <w:r>
        <w:rPr>
          <w:rStyle w:val="CommentReference"/>
        </w:rPr>
        <w:annotationRef/>
      </w:r>
      <w:r>
        <w:t>A bevezetés és összegzés a keret. A keretben nem kell emlegetni a keret másik felét.</w:t>
      </w:r>
      <w:r>
        <w:br/>
        <w:t>Egyébként szigorúan tilos ilyen rövid bekezdést írni. Minimum 2 mondat és legalább 3 sor!</w:t>
      </w:r>
    </w:p>
  </w:comment>
  <w:comment w:id="205" w:author="David Burka" w:date="2022-04-10T21:59:00Z" w:initials="DB">
    <w:p w14:paraId="1DF8EC01" w14:textId="406B47DA" w:rsidR="009A6504" w:rsidRDefault="009A6504">
      <w:pPr>
        <w:pStyle w:val="CommentText"/>
      </w:pPr>
      <w:r>
        <w:rPr>
          <w:rStyle w:val="CommentReference"/>
        </w:rPr>
        <w:annotationRef/>
      </w:r>
      <w:r>
        <w:t>Itt alaposan meg kellene indokolni, hogy miért pont ezeket emeled ki, és miért nem foglalkozol a többivel.</w:t>
      </w:r>
      <w:r>
        <w:br/>
        <w:t xml:space="preserve">Beszéltünk erről telefonon nem? Ez itt megér egy közepesen hosszú bekezdést. </w:t>
      </w:r>
      <w:proofErr w:type="spellStart"/>
      <w:r>
        <w:t>Kb</w:t>
      </w:r>
      <w:proofErr w:type="spellEnd"/>
      <w:r>
        <w:t xml:space="preserve"> ezt a részt olvassa el a legtöbb bíráló, és jó eséllyel </w:t>
      </w:r>
      <w:proofErr w:type="spellStart"/>
      <w:r>
        <w:t>skipelik</w:t>
      </w:r>
      <w:proofErr w:type="spellEnd"/>
      <w:r>
        <w:t xml:space="preserve"> a következő pár oldalt, mert minden 5. szakdolgozatban szerepel ez a leírás a </w:t>
      </w:r>
      <w:proofErr w:type="spellStart"/>
      <w:r>
        <w:t>gazdinfón</w:t>
      </w:r>
      <w:proofErr w:type="spellEnd"/>
      <w:r>
        <w:t xml:space="preserve"> </w:t>
      </w:r>
      <w:r>
        <w:sym w:font="Wingdings" w:char="F04A"/>
      </w:r>
    </w:p>
  </w:comment>
  <w:comment w:id="206" w:author="Mátrai Tibor" w:date="2022-04-15T11:33:00Z" w:initials="MT">
    <w:p w14:paraId="2EBBE53F" w14:textId="084F92A9" w:rsidR="009A6504" w:rsidRDefault="009A6504">
      <w:pPr>
        <w:pStyle w:val="CommentText"/>
      </w:pPr>
      <w:r>
        <w:rPr>
          <w:rStyle w:val="CommentReference"/>
        </w:rPr>
        <w:annotationRef/>
      </w:r>
      <w:r>
        <w:t>Az agilis rész még nem tetszik</w:t>
      </w:r>
    </w:p>
  </w:comment>
  <w:comment w:id="207" w:author="David Burka" w:date="2022-04-16T12:12:00Z" w:initials="DB">
    <w:p w14:paraId="70BC32DB" w14:textId="148A06D8" w:rsidR="009A6504" w:rsidRDefault="009A6504" w:rsidP="009400FE">
      <w:pPr>
        <w:pStyle w:val="CommentText"/>
        <w:ind w:firstLine="0"/>
      </w:pPr>
      <w:r>
        <w:rPr>
          <w:rStyle w:val="CommentReference"/>
        </w:rPr>
        <w:annotationRef/>
      </w:r>
      <w:r>
        <w:t>Érdemes emlegeti mellé a SaaS kifejezést, vagy a folyamatos támogatást és fejlesztést. Mert ezek esetén hatékony az agilis.</w:t>
      </w:r>
      <w:r>
        <w:br/>
        <w:t>Meg lehet említeni, hogy erre szükség lesz, mert nem egyszeri, hanem sokéves használatra tervezel, ezért már a módszertannal is úgy számolsz.</w:t>
      </w:r>
    </w:p>
  </w:comment>
  <w:comment w:id="208" w:author="Mátrai Tibor" w:date="2022-04-20T21:58:00Z" w:initials="MT">
    <w:p w14:paraId="027B45ED" w14:textId="4E364A99" w:rsidR="000A59EB" w:rsidRDefault="000A59EB">
      <w:pPr>
        <w:pStyle w:val="CommentText"/>
      </w:pPr>
      <w:r>
        <w:rPr>
          <w:rStyle w:val="CommentReference"/>
        </w:rPr>
        <w:annotationRef/>
      </w:r>
    </w:p>
  </w:comment>
  <w:comment w:id="252" w:author="David Burka" w:date="2022-04-10T22:01:00Z" w:initials="DB">
    <w:p w14:paraId="77E904B6" w14:textId="5BA0EE02" w:rsidR="009A6504" w:rsidRDefault="009A6504">
      <w:pPr>
        <w:pStyle w:val="CommentText"/>
      </w:pPr>
      <w:r>
        <w:rPr>
          <w:rStyle w:val="CommentReference"/>
        </w:rPr>
        <w:annotationRef/>
      </w:r>
      <w:proofErr w:type="gramStart"/>
      <w:r>
        <w:t>Lásd</w:t>
      </w:r>
      <w:proofErr w:type="gramEnd"/>
      <w:r>
        <w:t xml:space="preserve"> amit korábban írtam a rövid fejezetekről (ha van még ilyen, azokat nem fogom már kiemelgetni)</w:t>
      </w:r>
    </w:p>
  </w:comment>
  <w:comment w:id="253" w:author="Mátrai Tibor" w:date="2022-04-14T23:40:00Z" w:initials="MT">
    <w:p w14:paraId="2DB09B29" w14:textId="6B3D402B" w:rsidR="009A6504" w:rsidRDefault="009A6504">
      <w:pPr>
        <w:pStyle w:val="CommentText"/>
      </w:pPr>
      <w:r>
        <w:rPr>
          <w:rStyle w:val="CommentReference"/>
        </w:rPr>
        <w:annotationRef/>
      </w:r>
    </w:p>
  </w:comment>
  <w:comment w:id="255" w:author="David Burka" w:date="2022-04-10T22:02:00Z" w:initials="DB">
    <w:p w14:paraId="1D16F940" w14:textId="489206DA" w:rsidR="009A6504" w:rsidRDefault="009A6504">
      <w:pPr>
        <w:pStyle w:val="CommentText"/>
      </w:pPr>
      <w:r>
        <w:rPr>
          <w:rStyle w:val="CommentReference"/>
        </w:rPr>
        <w:annotationRef/>
      </w:r>
      <w:proofErr w:type="spellStart"/>
      <w:r>
        <w:t>Nemnemenemnemnemnemnem</w:t>
      </w:r>
      <w:proofErr w:type="spellEnd"/>
      <w:r>
        <w:t>…</w:t>
      </w:r>
      <w:r>
        <w:br/>
        <w:t xml:space="preserve">Nem 2001-ben alakultak ki, némelyik már 2 évtizede létezett. Az agilis manifesztum csak arról szólt, hogy a korábban kialakult gyakorlatot összefoglalták, és definiálták. De határozottan nem ekkor alakultak ki ezek. (Ez nagyon súlyos tévedés, amibe az emberek 90%-a belesik </w:t>
      </w:r>
      <w:r>
        <w:sym w:font="Wingdings" w:char="F04A"/>
      </w:r>
      <w:r>
        <w:t xml:space="preserve"> )</w:t>
      </w:r>
    </w:p>
  </w:comment>
  <w:comment w:id="256" w:author="Mátrai Tibor" w:date="2022-04-12T23:26:00Z" w:initials="MT">
    <w:p w14:paraId="4C55F4FE" w14:textId="18A48EA4" w:rsidR="009A6504" w:rsidRDefault="009A6504">
      <w:pPr>
        <w:pStyle w:val="CommentText"/>
      </w:pPr>
      <w:r>
        <w:rPr>
          <w:rStyle w:val="CommentReference"/>
        </w:rPr>
        <w:annotationRef/>
      </w:r>
    </w:p>
  </w:comment>
  <w:comment w:id="262" w:author="David Burka" w:date="2022-04-10T22:05:00Z" w:initials="DB">
    <w:p w14:paraId="3786B8CF" w14:textId="0CC904B6" w:rsidR="009A6504" w:rsidRDefault="009A6504">
      <w:pPr>
        <w:pStyle w:val="CommentText"/>
      </w:pPr>
      <w:r>
        <w:rPr>
          <w:rStyle w:val="CommentReference"/>
        </w:rPr>
        <w:annotationRef/>
      </w:r>
      <w:r>
        <w:t xml:space="preserve">Ez remek visszacsatolás! (Csak, hogy ne csak kritizáljak </w:t>
      </w:r>
      <w:r>
        <w:sym w:font="Wingdings" w:char="F04A"/>
      </w:r>
      <w:r>
        <w:t>)</w:t>
      </w:r>
      <w:r>
        <w:br/>
      </w:r>
      <w:r>
        <w:br/>
        <w:t>Viszont ebben a bekezdésben ezt követően érdemes lenne a fenti 4 pontot saját szavakkal is kifejtened pár mondatban.</w:t>
      </w:r>
      <w:r>
        <w:br/>
      </w:r>
      <w:r>
        <w:br/>
        <w:t>Ha valaki a szószerinti idézet értelmezése nélkül idéz, akkor az csak lustaságként jön át, mert nem vette a fáradtságot a szerző, hogy maga fogalmazza meg a gondolatokat.</w:t>
      </w:r>
    </w:p>
  </w:comment>
  <w:comment w:id="263" w:author="Mátrai Tibor" w:date="2022-04-15T11:48:00Z" w:initials="MT">
    <w:p w14:paraId="5C9C7719" w14:textId="7991E42D" w:rsidR="009A6504" w:rsidRDefault="009A6504">
      <w:pPr>
        <w:pStyle w:val="CommentText"/>
      </w:pPr>
      <w:r>
        <w:rPr>
          <w:rStyle w:val="CommentReference"/>
        </w:rPr>
        <w:annotationRef/>
      </w:r>
    </w:p>
  </w:comment>
  <w:comment w:id="276" w:author="David Burka" w:date="2022-04-10T22:07:00Z" w:initials="DB">
    <w:p w14:paraId="59259789" w14:textId="0887C6E4" w:rsidR="009A6504" w:rsidRDefault="009A6504">
      <w:pPr>
        <w:pStyle w:val="CommentText"/>
      </w:pPr>
      <w:r>
        <w:rPr>
          <w:rStyle w:val="CommentReference"/>
        </w:rPr>
        <w:annotationRef/>
      </w:r>
      <w:r>
        <w:t>Remek példa a fent említett dologra. Ha 2001-ben alakultak volna ki, akkor nehéz lett volna 1999-ben emlegetni.</w:t>
      </w:r>
    </w:p>
  </w:comment>
  <w:comment w:id="277" w:author="Mátrai Tibor" w:date="2022-04-14T23:40:00Z" w:initials="MT">
    <w:p w14:paraId="31EC2F90" w14:textId="4CE97A7C" w:rsidR="009A6504" w:rsidRDefault="009A6504">
      <w:pPr>
        <w:pStyle w:val="CommentText"/>
      </w:pPr>
      <w:r>
        <w:rPr>
          <w:rStyle w:val="CommentReference"/>
        </w:rPr>
        <w:annotationRef/>
      </w:r>
    </w:p>
  </w:comment>
  <w:comment w:id="280" w:author="David Burka" w:date="2022-04-10T22:08:00Z" w:initials="DB">
    <w:p w14:paraId="06F2BD49" w14:textId="53D8415E" w:rsidR="009A6504" w:rsidRDefault="009A6504">
      <w:pPr>
        <w:pStyle w:val="CommentText"/>
      </w:pPr>
      <w:r>
        <w:rPr>
          <w:rStyle w:val="CommentReference"/>
        </w:rPr>
        <w:annotationRef/>
      </w:r>
      <w:r>
        <w:t>Ezt fogalmazd át</w:t>
      </w:r>
    </w:p>
  </w:comment>
  <w:comment w:id="281" w:author="Mátrai Tibor" w:date="2022-04-15T11:53:00Z" w:initials="MT">
    <w:p w14:paraId="66436B91" w14:textId="43827922" w:rsidR="009A6504" w:rsidRDefault="009A6504">
      <w:pPr>
        <w:pStyle w:val="CommentText"/>
      </w:pPr>
      <w:r>
        <w:rPr>
          <w:rStyle w:val="CommentReference"/>
        </w:rPr>
        <w:annotationRef/>
      </w:r>
    </w:p>
  </w:comment>
  <w:comment w:id="285" w:author="David Burka" w:date="2022-04-10T22:09:00Z" w:initials="DB">
    <w:p w14:paraId="449C573D" w14:textId="5A3A1533" w:rsidR="009A6504" w:rsidRDefault="009A6504">
      <w:pPr>
        <w:pStyle w:val="CommentText"/>
      </w:pPr>
      <w:r>
        <w:rPr>
          <w:rStyle w:val="CommentReference"/>
        </w:rPr>
        <w:annotationRef/>
      </w:r>
      <w:r>
        <w:t>Itt nyelvtanilag valami nem oké</w:t>
      </w:r>
    </w:p>
  </w:comment>
  <w:comment w:id="286" w:author="Mátrai Tibor" w:date="2022-04-15T11:53:00Z" w:initials="MT">
    <w:p w14:paraId="5D9F0BCA" w14:textId="39941F0C" w:rsidR="009A6504" w:rsidRDefault="009A6504">
      <w:pPr>
        <w:pStyle w:val="CommentText"/>
      </w:pPr>
      <w:r>
        <w:rPr>
          <w:rStyle w:val="CommentReference"/>
        </w:rPr>
        <w:annotationRef/>
      </w:r>
    </w:p>
  </w:comment>
  <w:comment w:id="296" w:author="David Burka" w:date="2022-04-10T22:09:00Z" w:initials="DB">
    <w:p w14:paraId="6D5BD8DC" w14:textId="100CACAF" w:rsidR="009A6504" w:rsidRDefault="009A6504">
      <w:pPr>
        <w:pStyle w:val="CommentText"/>
      </w:pPr>
      <w:r>
        <w:rPr>
          <w:rStyle w:val="CommentReference"/>
        </w:rPr>
        <w:annotationRef/>
      </w:r>
      <w:r>
        <w:t>Milyen rész? Mondatrész? Bekezdésrész? Alfejezet? Fejezet?</w:t>
      </w:r>
      <w:r>
        <w:br/>
        <w:t xml:space="preserve">Vagy pontosabban fogalmazz, vagy ne is utalj ilyen távolra vissza. Ebben az esetben felesleges az utalás, mert korábban írtál </w:t>
      </w:r>
      <w:proofErr w:type="gramStart"/>
      <w:r>
        <w:t>a</w:t>
      </w:r>
      <w:proofErr w:type="gramEnd"/>
      <w:r>
        <w:t xml:space="preserve"> </w:t>
      </w:r>
      <w:proofErr w:type="spellStart"/>
      <w:r>
        <w:t>use</w:t>
      </w:r>
      <w:proofErr w:type="spellEnd"/>
      <w:r>
        <w:t xml:space="preserve"> </w:t>
      </w:r>
      <w:proofErr w:type="spellStart"/>
      <w:r>
        <w:t>casekről</w:t>
      </w:r>
      <w:proofErr w:type="spellEnd"/>
      <w:r>
        <w:t>, tehát az olvasó tudja mik azok, tehát utalás nélkül hasonlíthatsz hozzájuk.</w:t>
      </w:r>
    </w:p>
  </w:comment>
  <w:comment w:id="297" w:author="Mátrai Tibor" w:date="2022-04-15T11:53:00Z" w:initials="MT">
    <w:p w14:paraId="4ED3CB74" w14:textId="2E310C5D" w:rsidR="009A6504" w:rsidRDefault="009A6504">
      <w:pPr>
        <w:pStyle w:val="CommentText"/>
      </w:pPr>
      <w:r>
        <w:rPr>
          <w:rStyle w:val="CommentReference"/>
        </w:rPr>
        <w:annotationRef/>
      </w:r>
    </w:p>
  </w:comment>
  <w:comment w:id="301" w:author="David Burka" w:date="2022-04-10T22:11:00Z" w:initials="DB">
    <w:p w14:paraId="45A302CD" w14:textId="1D91F42A" w:rsidR="009A6504" w:rsidRDefault="009A6504">
      <w:pPr>
        <w:pStyle w:val="CommentText"/>
      </w:pPr>
      <w:r>
        <w:rPr>
          <w:rStyle w:val="CommentReference"/>
        </w:rPr>
        <w:annotationRef/>
      </w:r>
      <w:r>
        <w:t>Miért van oldaltörés ezelőtt?</w:t>
      </w:r>
    </w:p>
  </w:comment>
  <w:comment w:id="302" w:author="Mátrai Tibor" w:date="2022-04-15T01:20:00Z" w:initials="MT">
    <w:p w14:paraId="19CE1164" w14:textId="789FB130" w:rsidR="009A6504" w:rsidRDefault="009A6504">
      <w:pPr>
        <w:pStyle w:val="CommentText"/>
      </w:pPr>
      <w:r>
        <w:rPr>
          <w:rStyle w:val="CommentReference"/>
        </w:rPr>
        <w:annotationRef/>
      </w:r>
      <w:r>
        <w:t xml:space="preserve">Szokásos Word  </w:t>
      </w:r>
    </w:p>
  </w:comment>
  <w:comment w:id="303" w:author="Mátrai Tibor" w:date="2022-04-15T01:21:00Z" w:initials="MT">
    <w:p w14:paraId="215D7294" w14:textId="5CF6A29B" w:rsidR="009A6504" w:rsidRDefault="009A6504">
      <w:pPr>
        <w:pStyle w:val="CommentText"/>
      </w:pPr>
      <w:r>
        <w:rPr>
          <w:rStyle w:val="CommentReference"/>
        </w:rPr>
        <w:annotationRef/>
      </w:r>
      <w:r>
        <w:t>A képpel volt valami baj</w:t>
      </w:r>
    </w:p>
  </w:comment>
  <w:comment w:id="309" w:author="David Burka" w:date="2022-04-10T22:14:00Z" w:initials="DB">
    <w:p w14:paraId="775777F5" w14:textId="109A7941" w:rsidR="009A6504" w:rsidRDefault="009A6504">
      <w:pPr>
        <w:pStyle w:val="CommentText"/>
      </w:pPr>
      <w:r>
        <w:rPr>
          <w:rStyle w:val="CommentReference"/>
        </w:rPr>
        <w:annotationRef/>
      </w:r>
      <w:r>
        <w:t>Se itt, se a vízesés modellben nem derül ki, hogy miért pont ezekről írtál.</w:t>
      </w:r>
      <w:r>
        <w:br/>
        <w:t>Nem kell konkrétumokat írni, elég arra utalni, hogy egy emberes fejlesztések esetén, amikor hosszú távon üzemeltetni kell a projektet, gyakran ezek a módszertanok lépnek életbe viszonylag természetes módon.</w:t>
      </w:r>
    </w:p>
  </w:comment>
  <w:comment w:id="310" w:author="Mátrai Tibor" w:date="2022-04-15T11:54:00Z" w:initials="MT">
    <w:p w14:paraId="6E6F4282" w14:textId="318C32FE" w:rsidR="009A6504" w:rsidRDefault="009A6504">
      <w:pPr>
        <w:pStyle w:val="CommentText"/>
      </w:pPr>
      <w:r>
        <w:rPr>
          <w:rStyle w:val="CommentReference"/>
        </w:rPr>
        <w:annotationRef/>
      </w:r>
      <w:r>
        <w:t>A fejezet elején javítottam, kell a szövegben is utalni rá?</w:t>
      </w:r>
    </w:p>
  </w:comment>
  <w:comment w:id="311" w:author="David Burka" w:date="2022-04-16T12:15:00Z" w:initials="DB">
    <w:p w14:paraId="17E1B6CB" w14:textId="2FF1DF0D" w:rsidR="009A6504" w:rsidRDefault="009A6504">
      <w:pPr>
        <w:pStyle w:val="CommentText"/>
      </w:pPr>
      <w:r>
        <w:rPr>
          <w:rStyle w:val="CommentReference"/>
        </w:rPr>
        <w:annotationRef/>
      </w:r>
      <w:r>
        <w:t>Nem kell, jó így</w:t>
      </w:r>
    </w:p>
  </w:comment>
  <w:comment w:id="322" w:author="David Burka" w:date="2022-04-10T22:16:00Z" w:initials="DB">
    <w:p w14:paraId="4F210DE9" w14:textId="52BB3986" w:rsidR="009A6504" w:rsidRDefault="009A6504">
      <w:pPr>
        <w:pStyle w:val="CommentText"/>
      </w:pPr>
      <w:r>
        <w:rPr>
          <w:rStyle w:val="CommentReference"/>
        </w:rPr>
        <w:annotationRef/>
      </w:r>
      <w:r>
        <w:t xml:space="preserve">Ez és a következő alfejezet túl rövid. Valahogy másképp kell strukturálni. Én azt csinálnám, hogy lenne egy alfejezet, amiben a Moodle, </w:t>
      </w:r>
      <w:proofErr w:type="spellStart"/>
      <w:r>
        <w:t>Macro</w:t>
      </w:r>
      <w:proofErr w:type="spellEnd"/>
      <w:r>
        <w:t xml:space="preserve"> és Office Add-in hármasról írok, de abban nem lennének alcímek, </w:t>
      </w:r>
      <w:proofErr w:type="gramStart"/>
      <w:r>
        <w:t>csak</w:t>
      </w:r>
      <w:proofErr w:type="gramEnd"/>
      <w:r>
        <w:t xml:space="preserve"> amikor először említem őket, akkor a szövegben félkövérre teszem őket. Az alfejezet címe lehet olyasmi, hogy „Számonkérés automatizálás eszközök”, de benne hangsúlyozni kell, hogy csak a projekt szempontból relevánsakat írod le.</w:t>
      </w:r>
      <w:r>
        <w:br/>
      </w:r>
      <w:r>
        <w:br/>
        <w:t>Ezt követően pedig jöhet a dedikált Add-in-os fejezet, ahol már részletesen írsz erről.</w:t>
      </w:r>
    </w:p>
  </w:comment>
  <w:comment w:id="348" w:author="David Burka" w:date="2022-04-10T22:20:00Z" w:initials="DB">
    <w:p w14:paraId="6017D34E" w14:textId="4BD45E99" w:rsidR="009A6504" w:rsidRDefault="009A6504">
      <w:pPr>
        <w:pStyle w:val="CommentText"/>
      </w:pPr>
      <w:r>
        <w:rPr>
          <w:rStyle w:val="CommentReference"/>
        </w:rPr>
        <w:annotationRef/>
      </w:r>
      <w:r>
        <w:t>Ebben hasonló a helyzet, mint korábban. Az ezen belüli alfejezeteknek ne legyen számozott címe. Túl rövidek. Egyben az egész lehet már egy 2.4-es alfejezet.</w:t>
      </w:r>
    </w:p>
  </w:comment>
  <w:comment w:id="349" w:author="Mátrai Tibor" w:date="2022-04-15T12:12:00Z" w:initials="MT">
    <w:p w14:paraId="4CC88A5C" w14:textId="4470C4A9" w:rsidR="009A6504" w:rsidRDefault="009A6504">
      <w:pPr>
        <w:pStyle w:val="CommentText"/>
      </w:pPr>
      <w:r>
        <w:rPr>
          <w:rStyle w:val="CommentReference"/>
        </w:rPr>
        <w:annotationRef/>
      </w:r>
    </w:p>
  </w:comment>
  <w:comment w:id="376" w:author="David Burka" w:date="2022-04-16T12:17:00Z" w:initials="DB">
    <w:p w14:paraId="5168681C" w14:textId="1B382623" w:rsidR="009A6504" w:rsidRDefault="009A6504">
      <w:pPr>
        <w:pStyle w:val="CommentText"/>
      </w:pPr>
      <w:r>
        <w:rPr>
          <w:rStyle w:val="CommentReference"/>
        </w:rPr>
        <w:annotationRef/>
      </w:r>
      <w:r>
        <w:t>Ide 1-2 mondat még kell. Ne legyenek 1-2 soros 1 mondatos bekezdések</w:t>
      </w:r>
    </w:p>
  </w:comment>
  <w:comment w:id="377" w:author="Mátrai Tibor" w:date="2022-04-21T22:41:00Z" w:initials="MT">
    <w:p w14:paraId="3FD1A48A" w14:textId="68A2100E" w:rsidR="004A0228" w:rsidRDefault="004A0228">
      <w:pPr>
        <w:pStyle w:val="CommentText"/>
      </w:pPr>
      <w:r>
        <w:rPr>
          <w:rStyle w:val="CommentReference"/>
        </w:rPr>
        <w:annotationRef/>
      </w:r>
    </w:p>
  </w:comment>
  <w:comment w:id="391" w:author="David Burka" w:date="2022-04-16T12:21:00Z" w:initials="DB">
    <w:p w14:paraId="04EFBF71" w14:textId="7300240E" w:rsidR="009A6504" w:rsidRDefault="009A6504">
      <w:pPr>
        <w:pStyle w:val="CommentText"/>
      </w:pPr>
      <w:r>
        <w:rPr>
          <w:rStyle w:val="CommentReference"/>
        </w:rPr>
        <w:annotationRef/>
      </w:r>
      <w:r>
        <w:t xml:space="preserve">Ennek a végén én egy egyszerűsített felsorolásban vagy táblázatban kiemelném a leírt követelményeket. Úgy, hogy számozva legyenek, és </w:t>
      </w:r>
      <w:proofErr w:type="spellStart"/>
      <w:r>
        <w:t>max</w:t>
      </w:r>
      <w:proofErr w:type="spellEnd"/>
      <w:r>
        <w:t xml:space="preserve"> egy sorban megfogalmazva. Hogy a későbbiekben könnyű legyen arra visszautalni, hogy melyiket hogyan kezelted.</w:t>
      </w:r>
    </w:p>
  </w:comment>
  <w:comment w:id="392" w:author="Mátrai Tibor" w:date="2022-04-21T22:41:00Z" w:initials="MT">
    <w:p w14:paraId="62EBA1D4" w14:textId="04AC2680" w:rsidR="004A0228" w:rsidRDefault="004A0228">
      <w:pPr>
        <w:pStyle w:val="CommentText"/>
      </w:pPr>
      <w:r>
        <w:rPr>
          <w:rStyle w:val="CommentReference"/>
        </w:rPr>
        <w:annotationRef/>
      </w:r>
    </w:p>
  </w:comment>
  <w:comment w:id="397" w:author="David Burka" w:date="2022-04-16T12:17:00Z" w:initials="DB">
    <w:p w14:paraId="175E970F" w14:textId="1D42717F" w:rsidR="009A6504" w:rsidRDefault="009A6504">
      <w:pPr>
        <w:pStyle w:val="CommentText"/>
      </w:pPr>
      <w:r>
        <w:rPr>
          <w:rStyle w:val="CommentReference"/>
        </w:rPr>
        <w:annotationRef/>
      </w:r>
      <w:r>
        <w:t xml:space="preserve">Nem kell a tanár úr (egyébként külön írják </w:t>
      </w:r>
      <w:r>
        <w:sym w:font="Wingdings" w:char="F04A"/>
      </w:r>
      <w:r>
        <w:t xml:space="preserve"> )</w:t>
      </w:r>
    </w:p>
  </w:comment>
  <w:comment w:id="394" w:author="David Burka" w:date="2022-04-16T12:18:00Z" w:initials="DB">
    <w:p w14:paraId="26A95065" w14:textId="156DB7E1" w:rsidR="009A6504" w:rsidRDefault="009A6504">
      <w:pPr>
        <w:pStyle w:val="CommentText"/>
      </w:pPr>
      <w:r>
        <w:rPr>
          <w:rStyle w:val="CommentReference"/>
        </w:rPr>
        <w:annotationRef/>
      </w:r>
      <w:r>
        <w:t>Jobban mondva ez az egész nem kell.</w:t>
      </w:r>
      <w:r>
        <w:br/>
        <w:t>Mond azt, hogy felmerült ez az igény. Nem kell ennyire névre szólóan.</w:t>
      </w:r>
      <w:r>
        <w:br/>
        <w:t>Utána lehet emlegetni, hogy egyeztettél a korábbi és a jelenlegi tárgyfelelőssel, valamint a konzulenseddel, aki szintén oktatta ezt a tárgyat korábban.</w:t>
      </w:r>
      <w:r>
        <w:br/>
      </w:r>
      <w:r>
        <w:br/>
      </w:r>
      <w:proofErr w:type="spellStart"/>
      <w:r>
        <w:t>Sugald</w:t>
      </w:r>
      <w:proofErr w:type="spellEnd"/>
      <w:r>
        <w:t xml:space="preserve"> azt, hogy ez a te ötleted. Én nem bánom </w:t>
      </w:r>
      <w:r>
        <w:sym w:font="Wingdings" w:char="F04A"/>
      </w:r>
    </w:p>
  </w:comment>
  <w:comment w:id="399" w:author="David Burka" w:date="2022-04-16T12:20:00Z" w:initials="DB">
    <w:p w14:paraId="26B8A7C6" w14:textId="4584E807" w:rsidR="009A6504" w:rsidRDefault="009A6504">
      <w:pPr>
        <w:pStyle w:val="CommentText"/>
      </w:pPr>
      <w:r>
        <w:rPr>
          <w:rStyle w:val="CommentReference"/>
        </w:rPr>
        <w:annotationRef/>
      </w:r>
      <w:r>
        <w:t>*elemezni</w:t>
      </w:r>
      <w:r>
        <w:br/>
      </w:r>
      <w:r>
        <w:br/>
        <w:t>Ez a te munkád, nem kell a többesszám</w:t>
      </w:r>
    </w:p>
  </w:comment>
  <w:comment w:id="400" w:author="Mátrai Tibor" w:date="2022-04-20T23:23:00Z" w:initials="MT">
    <w:p w14:paraId="3046663B" w14:textId="17CCB516" w:rsidR="009F5478" w:rsidRDefault="009F5478">
      <w:pPr>
        <w:pStyle w:val="CommentText"/>
      </w:pPr>
      <w:r>
        <w:rPr>
          <w:rStyle w:val="CommentReference"/>
        </w:rPr>
        <w:annotationRef/>
      </w:r>
    </w:p>
  </w:comment>
  <w:comment w:id="502" w:author="David Burka" w:date="2022-04-16T12:23:00Z" w:initials="DB">
    <w:p w14:paraId="7694B2FC" w14:textId="1B89B723" w:rsidR="009A6504" w:rsidRDefault="009A6504" w:rsidP="009A6504">
      <w:pPr>
        <w:pStyle w:val="CommentText"/>
        <w:ind w:firstLine="0"/>
      </w:pPr>
      <w:r>
        <w:rPr>
          <w:rStyle w:val="CommentReference"/>
        </w:rPr>
        <w:annotationRef/>
      </w:r>
      <w:r>
        <w:t>Feltételezem ez saját ábra.</w:t>
      </w:r>
      <w:r>
        <w:br/>
        <w:t>Ilyenkor is kell jelezni a forrást:</w:t>
      </w:r>
      <w:r>
        <w:br/>
        <w:t>(Saját szerkesztés)</w:t>
      </w:r>
      <w:r>
        <w:br/>
        <w:t>(Saját ábra)</w:t>
      </w:r>
      <w:r>
        <w:br/>
        <w:t>Ami tetszik. A lényeg, hogy látszódjon, hogy nem csak elfelejtetted odaírni a forrást.</w:t>
      </w:r>
    </w:p>
  </w:comment>
  <w:comment w:id="503" w:author="Mátrai Tibor" w:date="2022-04-19T22:18:00Z" w:initials="MT">
    <w:p w14:paraId="05166A17" w14:textId="47F0A176" w:rsidR="00A82010" w:rsidRDefault="00A82010">
      <w:pPr>
        <w:pStyle w:val="CommentText"/>
      </w:pPr>
      <w:r>
        <w:rPr>
          <w:rStyle w:val="CommentReference"/>
        </w:rPr>
        <w:annotationRef/>
      </w:r>
    </w:p>
  </w:comment>
  <w:comment w:id="505" w:author="David Burka" w:date="2022-04-16T12:24:00Z" w:initials="DB">
    <w:p w14:paraId="632A42FD" w14:textId="4E119EBD" w:rsidR="009A6504" w:rsidRDefault="009A6504">
      <w:pPr>
        <w:pStyle w:val="CommentText"/>
      </w:pPr>
      <w:r>
        <w:rPr>
          <w:rStyle w:val="CommentReference"/>
        </w:rPr>
        <w:annotationRef/>
      </w:r>
      <w:proofErr w:type="spellStart"/>
      <w:r>
        <w:t>Checklist</w:t>
      </w:r>
      <w:proofErr w:type="spellEnd"/>
      <w:r>
        <w:t>!</w:t>
      </w:r>
      <w:r>
        <w:br/>
        <w:t>Az első ábrahivatkozás mindig az ábra előtt legyen!</w:t>
      </w:r>
      <w:r>
        <w:br/>
      </w:r>
      <w:r>
        <w:br/>
      </w:r>
      <w:proofErr w:type="spellStart"/>
      <w:proofErr w:type="gramStart"/>
      <w:r>
        <w:t>Btw</w:t>
      </w:r>
      <w:proofErr w:type="spellEnd"/>
      <w:proofErr w:type="gramEnd"/>
      <w:r>
        <w:t>, a kereszthivatkozások menüpont segítségével ezeket lehet dinamikusan beleírni, és akkor automatikusan frissülnek még akkor is ha később variálod az ábrákat.</w:t>
      </w:r>
    </w:p>
  </w:comment>
  <w:comment w:id="506" w:author="Mátrai Tibor" w:date="2022-04-20T22:43:00Z" w:initials="MT">
    <w:p w14:paraId="7277D569" w14:textId="7A430AB0" w:rsidR="008105C1" w:rsidRDefault="008105C1">
      <w:pPr>
        <w:pStyle w:val="CommentText"/>
      </w:pPr>
      <w:r>
        <w:rPr>
          <w:rStyle w:val="CommentReference"/>
        </w:rPr>
        <w:annotationRef/>
      </w:r>
    </w:p>
  </w:comment>
  <w:comment w:id="516" w:author="David Burka" w:date="2022-04-16T12:27:00Z" w:initials="DB">
    <w:p w14:paraId="1B9ED33E" w14:textId="371AB123" w:rsidR="009A6504" w:rsidRDefault="009A6504">
      <w:pPr>
        <w:pStyle w:val="CommentText"/>
      </w:pPr>
      <w:r>
        <w:rPr>
          <w:rStyle w:val="CommentReference"/>
        </w:rPr>
        <w:annotationRef/>
      </w:r>
    </w:p>
  </w:comment>
  <w:comment w:id="517" w:author="David Burka" w:date="2022-04-16T12:26:00Z" w:initials="DB">
    <w:p w14:paraId="197C5F21" w14:textId="03FDCFDC" w:rsidR="009A6504" w:rsidRDefault="009A6504">
      <w:pPr>
        <w:pStyle w:val="CommentText"/>
      </w:pPr>
      <w:r>
        <w:rPr>
          <w:rStyle w:val="CommentReference"/>
        </w:rPr>
        <w:annotationRef/>
      </w:r>
      <w:r>
        <w:t xml:space="preserve">Első említéskor írd mögé zárójelben, hogy </w:t>
      </w:r>
      <w:proofErr w:type="spellStart"/>
      <w:r>
        <w:t>PoC</w:t>
      </w:r>
      <w:proofErr w:type="spellEnd"/>
      <w:r>
        <w:t xml:space="preserve"> és akkor rövidítheted később</w:t>
      </w:r>
    </w:p>
  </w:comment>
  <w:comment w:id="518" w:author="Mátrai Tibor" w:date="2022-04-20T22:43:00Z" w:initials="MT">
    <w:p w14:paraId="217145E1" w14:textId="1192959E" w:rsidR="008105C1" w:rsidRDefault="008105C1">
      <w:pPr>
        <w:pStyle w:val="CommentText"/>
      </w:pPr>
      <w:r>
        <w:rPr>
          <w:rStyle w:val="CommentReference"/>
        </w:rPr>
        <w:annotationRef/>
      </w:r>
    </w:p>
  </w:comment>
  <w:comment w:id="521" w:author="David Burka" w:date="2022-04-16T12:26:00Z" w:initials="DB">
    <w:p w14:paraId="3548DB52" w14:textId="1BBA4D3F" w:rsidR="009A6504" w:rsidRDefault="009A6504">
      <w:pPr>
        <w:pStyle w:val="CommentText"/>
      </w:pPr>
      <w:r>
        <w:rPr>
          <w:rStyle w:val="CommentReference"/>
        </w:rPr>
        <w:annotationRef/>
      </w:r>
      <w:r>
        <w:t>Ez miért kellett?</w:t>
      </w:r>
      <w:r>
        <w:br/>
        <w:t>(Én tudom, de az olvasó nem biztos, hogy érti.)</w:t>
      </w:r>
    </w:p>
  </w:comment>
  <w:comment w:id="522" w:author="Mátrai Tibor" w:date="2022-04-20T22:43:00Z" w:initials="MT">
    <w:p w14:paraId="3F828FD0" w14:textId="0ED3E7FF" w:rsidR="008105C1" w:rsidRDefault="008105C1">
      <w:pPr>
        <w:pStyle w:val="CommentText"/>
      </w:pPr>
      <w:r>
        <w:rPr>
          <w:rStyle w:val="CommentReference"/>
        </w:rPr>
        <w:annotationRef/>
      </w:r>
    </w:p>
  </w:comment>
  <w:comment w:id="545" w:author="David Burka" w:date="2022-04-16T12:27:00Z" w:initials="DB">
    <w:p w14:paraId="67C99A71" w14:textId="78F02704" w:rsidR="009A6504" w:rsidRDefault="009A6504">
      <w:pPr>
        <w:pStyle w:val="CommentText"/>
      </w:pPr>
      <w:r>
        <w:rPr>
          <w:rStyle w:val="CommentReference"/>
        </w:rPr>
        <w:annotationRef/>
      </w:r>
      <w:r>
        <w:t>Furán van elhelyezve az ábra, nem tudom kijelölni.</w:t>
      </w:r>
      <w:r>
        <w:br/>
        <w:t>A „Szöveggel egy sorban” elrendezést használd, és bekezdések között legyenek az ábrák, ne a folyó szövegben.</w:t>
      </w:r>
      <w:r>
        <w:br/>
      </w:r>
      <w:r>
        <w:br/>
        <w:t>Nem átláthatók a kapcsolatok ebben az elrendezésben. Ha lehet ne keresztezzék egymást a vonalak. Lehet nagyobb az ábra, de a kapcsolatok világosak legyenek.</w:t>
      </w:r>
    </w:p>
  </w:comment>
  <w:comment w:id="546" w:author="Mátrai Tibor" w:date="2022-04-20T22:00:00Z" w:initials="MT">
    <w:p w14:paraId="6A137605" w14:textId="7C7F59F7" w:rsidR="000A59EB" w:rsidRDefault="000A59EB">
      <w:pPr>
        <w:pStyle w:val="CommentText"/>
      </w:pPr>
      <w:r>
        <w:rPr>
          <w:rStyle w:val="CommentReference"/>
        </w:rPr>
        <w:annotationRef/>
      </w:r>
      <w:r>
        <w:t>1</w:t>
      </w:r>
    </w:p>
  </w:comment>
  <w:comment w:id="547" w:author="Mátrai Tibor" w:date="2022-04-21T20:54:00Z" w:initials="MT">
    <w:p w14:paraId="094A5FEA" w14:textId="1850F756" w:rsidR="00722D31" w:rsidRDefault="00722D31">
      <w:pPr>
        <w:pStyle w:val="CommentText"/>
      </w:pPr>
      <w:r>
        <w:rPr>
          <w:rStyle w:val="CommentReference"/>
        </w:rPr>
        <w:annotationRef/>
      </w:r>
      <w:r>
        <w:t>2?</w:t>
      </w:r>
    </w:p>
  </w:comment>
  <w:comment w:id="553" w:author="Mátrai Tibor" w:date="2022-04-14T12:11:00Z" w:initials="MT">
    <w:p w14:paraId="77E75F66" w14:textId="6922F13E" w:rsidR="009A6504" w:rsidRDefault="009A6504">
      <w:pPr>
        <w:pStyle w:val="CommentText"/>
      </w:pPr>
      <w:r>
        <w:rPr>
          <w:rStyle w:val="CommentReference"/>
        </w:rPr>
        <w:annotationRef/>
      </w:r>
      <w:r>
        <w:t>Kell e kép a JSON-</w:t>
      </w:r>
      <w:proofErr w:type="spellStart"/>
      <w:r>
        <w:t>ról</w:t>
      </w:r>
      <w:proofErr w:type="spellEnd"/>
      <w:r>
        <w:t>? Kellene-e beszélni bővebben arról, hogy mi az a JSON?</w:t>
      </w:r>
    </w:p>
  </w:comment>
  <w:comment w:id="554" w:author="David Burka" w:date="2022-04-16T12:28:00Z" w:initials="DB">
    <w:p w14:paraId="6AEE3CBE" w14:textId="134429C2" w:rsidR="009A6504" w:rsidRDefault="009A6504">
      <w:pPr>
        <w:pStyle w:val="CommentText"/>
      </w:pPr>
      <w:r>
        <w:rPr>
          <w:rStyle w:val="CommentReference"/>
        </w:rPr>
        <w:annotationRef/>
      </w:r>
      <w:r>
        <w:t>A kép jó ötlet, részletesebben fejtegetni nem kell. Esetleg egy hivatkozás, hogy mi az, de nem fontos.</w:t>
      </w:r>
    </w:p>
  </w:comment>
  <w:comment w:id="560" w:author="David Burka" w:date="2022-04-16T12:30:00Z" w:initials="DB">
    <w:p w14:paraId="67EB9751" w14:textId="0AE71B60" w:rsidR="009A6504" w:rsidRDefault="009A6504">
      <w:pPr>
        <w:pStyle w:val="CommentText"/>
      </w:pPr>
      <w:r>
        <w:rPr>
          <w:rStyle w:val="CommentReference"/>
        </w:rPr>
        <w:annotationRef/>
      </w:r>
      <w:r>
        <w:t>Ide viszont határozottan kell ábra.</w:t>
      </w:r>
    </w:p>
    <w:p w14:paraId="71BDB082" w14:textId="3E76AEA5" w:rsidR="009A6504" w:rsidRDefault="009A6504" w:rsidP="009A6504">
      <w:pPr>
        <w:pStyle w:val="CommentText"/>
      </w:pPr>
      <w:r>
        <w:t>UI-</w:t>
      </w:r>
      <w:proofErr w:type="spellStart"/>
      <w:r>
        <w:t>ról</w:t>
      </w:r>
      <w:proofErr w:type="spellEnd"/>
      <w:r>
        <w:t xml:space="preserve"> nem beszélhetsz ábra nélkül.</w:t>
      </w:r>
    </w:p>
  </w:comment>
  <w:comment w:id="561" w:author="Mátrai Tibor" w:date="2022-04-21T22:40:00Z" w:initials="MT">
    <w:p w14:paraId="1A1456FA" w14:textId="42C75505" w:rsidR="004A0228" w:rsidRDefault="004A0228">
      <w:pPr>
        <w:pStyle w:val="CommentText"/>
      </w:pPr>
      <w:r>
        <w:rPr>
          <w:rStyle w:val="CommentReference"/>
        </w:rPr>
        <w:annotationRef/>
      </w:r>
      <w:r>
        <w:t>Ha nem jön ki jól a kép akkor mit lehet csinálni?</w:t>
      </w:r>
    </w:p>
  </w:comment>
  <w:comment w:id="591" w:author="David Burka" w:date="2022-04-16T12:31:00Z" w:initials="DB">
    <w:p w14:paraId="3493AD4C" w14:textId="7CC6B30F" w:rsidR="009A6504" w:rsidRDefault="009A6504">
      <w:pPr>
        <w:pStyle w:val="CommentText"/>
      </w:pPr>
      <w:r>
        <w:rPr>
          <w:rStyle w:val="CommentReference"/>
        </w:rPr>
        <w:annotationRef/>
      </w:r>
      <w:r>
        <w:t>Ennek inkább az Implementálás nevet szokás adni.</w:t>
      </w:r>
    </w:p>
  </w:comment>
  <w:comment w:id="592" w:author="Mátrai Tibor" w:date="2022-04-20T22:02:00Z" w:initials="MT">
    <w:p w14:paraId="4901D575" w14:textId="6666BF72" w:rsidR="00054168" w:rsidRDefault="00054168">
      <w:pPr>
        <w:pStyle w:val="CommentText"/>
      </w:pPr>
      <w:r>
        <w:rPr>
          <w:rStyle w:val="CommentReference"/>
        </w:rPr>
        <w:annotationRef/>
      </w:r>
    </w:p>
  </w:comment>
  <w:comment w:id="617" w:author="David Burka" w:date="2022-04-16T12:33:00Z" w:initials="DB">
    <w:p w14:paraId="13AE2729" w14:textId="6205E372" w:rsidR="009A6504" w:rsidRDefault="009A6504">
      <w:pPr>
        <w:pStyle w:val="CommentText"/>
      </w:pPr>
      <w:r>
        <w:rPr>
          <w:rStyle w:val="CommentReference"/>
        </w:rPr>
        <w:annotationRef/>
      </w:r>
      <w:r>
        <w:t>Túl hosszú, egy oldalas bekezdés, nehéz követni a gondolatmenetet így.</w:t>
      </w:r>
    </w:p>
  </w:comment>
  <w:comment w:id="618" w:author="Mátrai Tibor" w:date="2022-04-20T22:08:00Z" w:initials="MT">
    <w:p w14:paraId="21439A77" w14:textId="39897C81" w:rsidR="00937254" w:rsidRDefault="00937254">
      <w:pPr>
        <w:pStyle w:val="CommentText"/>
      </w:pPr>
      <w:r>
        <w:rPr>
          <w:rStyle w:val="CommentReference"/>
        </w:rPr>
        <w:annotationRef/>
      </w:r>
    </w:p>
  </w:comment>
  <w:comment w:id="644" w:author="Mátrai Tibor" w:date="2022-04-14T23:00:00Z" w:initials="MT">
    <w:p w14:paraId="53887B23" w14:textId="2D097539" w:rsidR="009A6504" w:rsidRDefault="009A6504">
      <w:pPr>
        <w:pStyle w:val="CommentText"/>
      </w:pPr>
      <w:r>
        <w:rPr>
          <w:rStyle w:val="CommentReference"/>
        </w:rPr>
        <w:annotationRef/>
      </w:r>
      <w:r>
        <w:t xml:space="preserve">Tudom, hogy rövid, de nem tudok többet írni hozzá és nem tudom hova olvasszam be, </w:t>
      </w:r>
      <w:proofErr w:type="gramStart"/>
      <w:r>
        <w:t>úgy</w:t>
      </w:r>
      <w:proofErr w:type="gramEnd"/>
      <w:r>
        <w:t xml:space="preserve"> hogy a szerkezet ne romoljon.</w:t>
      </w:r>
    </w:p>
  </w:comment>
  <w:comment w:id="645" w:author="Mátrai Tibor" w:date="2022-04-14T23:37:00Z" w:initials="MT">
    <w:p w14:paraId="0008CFF3" w14:textId="5FC1E2D2" w:rsidR="009A6504" w:rsidRDefault="009A6504">
      <w:pPr>
        <w:pStyle w:val="CommentText"/>
      </w:pPr>
      <w:r>
        <w:rPr>
          <w:rStyle w:val="CommentReference"/>
        </w:rPr>
        <w:annotationRef/>
      </w:r>
      <w:r>
        <w:t xml:space="preserve">Vegyem egybe az </w:t>
      </w:r>
      <w:proofErr w:type="spellStart"/>
      <w:r>
        <w:t>im</w:t>
      </w:r>
      <w:proofErr w:type="spellEnd"/>
    </w:p>
  </w:comment>
  <w:comment w:id="646" w:author="Mátrai Tibor" w:date="2022-04-14T21:01:00Z" w:initials="MT">
    <w:p w14:paraId="60995FBD" w14:textId="7BAF9845" w:rsidR="009A6504" w:rsidRDefault="009A6504">
      <w:pPr>
        <w:pStyle w:val="CommentText"/>
      </w:pPr>
      <w:r>
        <w:rPr>
          <w:rStyle w:val="CommentReference"/>
        </w:rPr>
        <w:annotationRef/>
      </w:r>
      <w:r>
        <w:t>Meg kell adni hányas melléklet miután hozzáadtam.</w:t>
      </w:r>
    </w:p>
  </w:comment>
  <w:comment w:id="647" w:author="Mátrai Tibor" w:date="2022-04-14T23:28:00Z" w:initials="MT">
    <w:p w14:paraId="1D078691" w14:textId="557AF713" w:rsidR="009A6504" w:rsidRDefault="009A6504">
      <w:pPr>
        <w:pStyle w:val="CommentText"/>
      </w:pPr>
      <w:r>
        <w:rPr>
          <w:rStyle w:val="CommentReference"/>
        </w:rPr>
        <w:annotationRef/>
      </w:r>
      <w:r>
        <w:t xml:space="preserve">Meg kell adni hányas melléklet miután hozzáadtam.   </w:t>
      </w:r>
      <w:r w:rsidRPr="005D0BCE">
        <w:t>https://docs.microsoft.com/en-us/office/dev/add-ins/testing/create-a-network-shared-folder-catalog-for-task-pane-and-content-add-ins</w:t>
      </w:r>
    </w:p>
  </w:comment>
  <w:comment w:id="648" w:author="Mátrai Tibor" w:date="2022-04-14T23:32:00Z" w:initials="MT">
    <w:p w14:paraId="7473E5AE" w14:textId="254D2C4E" w:rsidR="009A6504" w:rsidRDefault="009A6504">
      <w:pPr>
        <w:pStyle w:val="CommentText"/>
      </w:pPr>
      <w:r>
        <w:rPr>
          <w:rStyle w:val="CommentReference"/>
        </w:rPr>
        <w:annotationRef/>
      </w:r>
      <w:proofErr w:type="spellStart"/>
      <w:r>
        <w:t>Insert</w:t>
      </w:r>
      <w:proofErr w:type="spellEnd"/>
      <w:r>
        <w:t xml:space="preserve"> </w:t>
      </w:r>
      <w:proofErr w:type="spellStart"/>
      <w:r>
        <w:t>number</w:t>
      </w:r>
      <w:proofErr w:type="spellEnd"/>
      <w:r>
        <w:t xml:space="preserve"> of Oktató </w:t>
      </w:r>
    </w:p>
  </w:comment>
  <w:comment w:id="651" w:author="Mátrai Tibor" w:date="2022-04-15T00:02:00Z" w:initials="MT">
    <w:p w14:paraId="3828F1E8" w14:textId="167DD9F0" w:rsidR="009A6504" w:rsidRDefault="009A6504">
      <w:pPr>
        <w:pStyle w:val="CommentText"/>
      </w:pPr>
      <w:r>
        <w:rPr>
          <w:rStyle w:val="CommentReference"/>
        </w:rPr>
        <w:annotationRef/>
      </w:r>
      <w:r>
        <w:t>Meg kell adni hánya melléklet.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79CD89" w15:done="0"/>
  <w15:commentEx w15:paraId="27B74865" w15:paraIdParent="3F79CD89" w15:done="0"/>
  <w15:commentEx w15:paraId="226C46C5" w15:paraIdParent="3F79CD89" w15:done="0"/>
  <w15:commentEx w15:paraId="34B8A732" w15:paraIdParent="3F79CD89" w15:done="0"/>
  <w15:commentEx w15:paraId="53F5F9AC" w15:done="1"/>
  <w15:commentEx w15:paraId="6F2E1DDD" w15:paraIdParent="53F5F9AC" w15:done="1"/>
  <w15:commentEx w15:paraId="64D33860" w15:done="0"/>
  <w15:commentEx w15:paraId="4C2B5CE3" w15:paraIdParent="64D33860" w15:done="0"/>
  <w15:commentEx w15:paraId="1CD283DC" w15:done="1"/>
  <w15:commentEx w15:paraId="3EBAEFAC" w15:paraIdParent="1CD283DC" w15:done="1"/>
  <w15:commentEx w15:paraId="16BC37FA" w15:done="1"/>
  <w15:commentEx w15:paraId="6877C8A6" w15:paraIdParent="16BC37FA" w15:done="1"/>
  <w15:commentEx w15:paraId="61F67220" w15:done="0"/>
  <w15:commentEx w15:paraId="23A81F43" w15:paraIdParent="61F67220" w15:done="0"/>
  <w15:commentEx w15:paraId="1A2D4150" w15:done="0"/>
  <w15:commentEx w15:paraId="3BF70E55" w15:paraIdParent="1A2D4150" w15:done="0"/>
  <w15:commentEx w15:paraId="766DC779" w15:done="1"/>
  <w15:commentEx w15:paraId="173120F0" w15:paraIdParent="766DC779" w15:done="1"/>
  <w15:commentEx w15:paraId="7FE0B37B" w15:done="0"/>
  <w15:commentEx w15:paraId="095F0B87" w15:paraIdParent="7FE0B37B" w15:done="0"/>
  <w15:commentEx w15:paraId="36C181CE" w15:done="0"/>
  <w15:commentEx w15:paraId="1DF8EC01" w15:done="0"/>
  <w15:commentEx w15:paraId="2EBBE53F" w15:paraIdParent="1DF8EC01" w15:done="0"/>
  <w15:commentEx w15:paraId="70BC32DB" w15:paraIdParent="1DF8EC01" w15:done="0"/>
  <w15:commentEx w15:paraId="027B45ED" w15:paraIdParent="1DF8EC01" w15:done="0"/>
  <w15:commentEx w15:paraId="77E904B6" w15:done="1"/>
  <w15:commentEx w15:paraId="2DB09B29" w15:paraIdParent="77E904B6" w15:done="1"/>
  <w15:commentEx w15:paraId="1D16F940" w15:done="1"/>
  <w15:commentEx w15:paraId="4C55F4FE" w15:paraIdParent="1D16F940" w15:done="1"/>
  <w15:commentEx w15:paraId="3786B8CF" w15:done="1"/>
  <w15:commentEx w15:paraId="5C9C7719" w15:paraIdParent="3786B8CF" w15:done="1"/>
  <w15:commentEx w15:paraId="59259789" w15:done="1"/>
  <w15:commentEx w15:paraId="31EC2F90" w15:paraIdParent="59259789" w15:done="1"/>
  <w15:commentEx w15:paraId="06F2BD49" w15:done="1"/>
  <w15:commentEx w15:paraId="66436B91" w15:paraIdParent="06F2BD49" w15:done="1"/>
  <w15:commentEx w15:paraId="449C573D" w15:done="1"/>
  <w15:commentEx w15:paraId="5D9F0BCA" w15:paraIdParent="449C573D" w15:done="1"/>
  <w15:commentEx w15:paraId="6D5BD8DC" w15:done="1"/>
  <w15:commentEx w15:paraId="4ED3CB74" w15:paraIdParent="6D5BD8DC" w15:done="1"/>
  <w15:commentEx w15:paraId="45A302CD" w15:done="1"/>
  <w15:commentEx w15:paraId="19CE1164" w15:paraIdParent="45A302CD" w15:done="1"/>
  <w15:commentEx w15:paraId="215D7294" w15:paraIdParent="45A302CD" w15:done="1"/>
  <w15:commentEx w15:paraId="775777F5" w15:done="1"/>
  <w15:commentEx w15:paraId="6E6F4282" w15:paraIdParent="775777F5" w15:done="1"/>
  <w15:commentEx w15:paraId="17E1B6CB" w15:paraIdParent="775777F5" w15:done="1"/>
  <w15:commentEx w15:paraId="4F210DE9" w15:done="0"/>
  <w15:commentEx w15:paraId="6017D34E" w15:done="1"/>
  <w15:commentEx w15:paraId="4CC88A5C" w15:paraIdParent="6017D34E" w15:done="1"/>
  <w15:commentEx w15:paraId="5168681C" w15:done="0"/>
  <w15:commentEx w15:paraId="3FD1A48A" w15:paraIdParent="5168681C" w15:done="0"/>
  <w15:commentEx w15:paraId="04EFBF71" w15:done="0"/>
  <w15:commentEx w15:paraId="62EBA1D4" w15:paraIdParent="04EFBF71" w15:done="0"/>
  <w15:commentEx w15:paraId="175E970F" w15:done="0"/>
  <w15:commentEx w15:paraId="26A95065" w15:done="0"/>
  <w15:commentEx w15:paraId="26B8A7C6" w15:done="0"/>
  <w15:commentEx w15:paraId="3046663B" w15:paraIdParent="26B8A7C6" w15:done="0"/>
  <w15:commentEx w15:paraId="7694B2FC" w15:done="0"/>
  <w15:commentEx w15:paraId="05166A17" w15:paraIdParent="7694B2FC" w15:done="0"/>
  <w15:commentEx w15:paraId="632A42FD" w15:done="0"/>
  <w15:commentEx w15:paraId="7277D569" w15:paraIdParent="632A42FD" w15:done="0"/>
  <w15:commentEx w15:paraId="1B9ED33E" w15:done="0"/>
  <w15:commentEx w15:paraId="197C5F21" w15:done="0"/>
  <w15:commentEx w15:paraId="217145E1" w15:paraIdParent="197C5F21" w15:done="0"/>
  <w15:commentEx w15:paraId="3548DB52" w15:done="0"/>
  <w15:commentEx w15:paraId="3F828FD0" w15:paraIdParent="3548DB52" w15:done="0"/>
  <w15:commentEx w15:paraId="67C99A71" w15:done="0"/>
  <w15:commentEx w15:paraId="6A137605" w15:paraIdParent="67C99A71" w15:done="0"/>
  <w15:commentEx w15:paraId="094A5FEA" w15:paraIdParent="67C99A71" w15:done="0"/>
  <w15:commentEx w15:paraId="77E75F66" w15:done="0"/>
  <w15:commentEx w15:paraId="6AEE3CBE" w15:paraIdParent="77E75F66" w15:done="0"/>
  <w15:commentEx w15:paraId="71BDB082" w15:done="0"/>
  <w15:commentEx w15:paraId="1A1456FA" w15:paraIdParent="71BDB082" w15:done="0"/>
  <w15:commentEx w15:paraId="3493AD4C" w15:done="0"/>
  <w15:commentEx w15:paraId="4901D575" w15:paraIdParent="3493AD4C" w15:done="0"/>
  <w15:commentEx w15:paraId="13AE2729" w15:done="0"/>
  <w15:commentEx w15:paraId="21439A77" w15:paraIdParent="13AE2729" w15:done="0"/>
  <w15:commentEx w15:paraId="53887B23" w15:done="1"/>
  <w15:commentEx w15:paraId="0008CFF3" w15:paraIdParent="53887B23" w15:done="1"/>
  <w15:commentEx w15:paraId="60995FBD" w15:done="0"/>
  <w15:commentEx w15:paraId="1D078691" w15:done="0"/>
  <w15:commentEx w15:paraId="7473E5AE" w15:done="0"/>
  <w15:commentEx w15:paraId="3828F1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D991" w16cex:dateUtc="2022-04-10T19:45:00Z"/>
  <w16cex:commentExtensible w16cex:durableId="26029676" w16cex:dateUtc="2022-04-14T10:47:00Z"/>
  <w16cex:commentExtensible w16cex:durableId="2609B1F1" w16cex:dateUtc="2022-04-16T10:02:00Z"/>
  <w16cex:commentExtensible w16cex:durableId="260C5C46" w16cex:dateUtc="2022-04-21T20:42:00Z"/>
  <w16cex:commentExtensible w16cex:durableId="25FDD980" w16cex:dateUtc="2022-04-10T19:49:00Z"/>
  <w16cex:commentExtensible w16cex:durableId="2603D03C" w16cex:dateUtc="2022-04-15T09:06:00Z"/>
  <w16cex:commentExtensible w16cex:durableId="2609B1B6" w16cex:dateUtc="2022-04-16T10:06:00Z"/>
  <w16cex:commentExtensible w16cex:durableId="260B060F" w16cex:dateUtc="2022-04-20T20:22:00Z"/>
  <w16cex:commentExtensible w16cex:durableId="25FDD981" w16cex:dateUtc="2022-04-10T19:52:00Z"/>
  <w16cex:commentExtensible w16cex:durableId="2603CE3C" w16cex:dateUtc="2022-04-15T08:58:00Z"/>
  <w16cex:commentExtensible w16cex:durableId="25FDD982" w16cex:dateUtc="2022-04-10T19:54:00Z"/>
  <w16cex:commentExtensible w16cex:durableId="2603D213" w16cex:dateUtc="2022-04-15T09:14:00Z"/>
  <w16cex:commentExtensible w16cex:durableId="2609B1BB" w16cex:dateUtc="2022-04-16T10:07:00Z"/>
  <w16cex:commentExtensible w16cex:durableId="260B072D" w16cex:dateUtc="2022-04-20T20:26:00Z"/>
  <w16cex:commentExtensible w16cex:durableId="2609B1BC" w16cex:dateUtc="2022-04-16T10:08:00Z"/>
  <w16cex:commentExtensible w16cex:durableId="260B07AF" w16cex:dateUtc="2022-04-20T20:29:00Z"/>
  <w16cex:commentExtensible w16cex:durableId="25FDD983" w16cex:dateUtc="2022-04-10T19:58:00Z"/>
  <w16cex:commentExtensible w16cex:durableId="2603CDEE" w16cex:dateUtc="2022-04-15T08:56:00Z"/>
  <w16cex:commentExtensible w16cex:durableId="2609B1BF" w16cex:dateUtc="2022-04-16T10:10:00Z"/>
  <w16cex:commentExtensible w16cex:durableId="260B06B0" w16cex:dateUtc="2022-04-20T20:24:00Z"/>
  <w16cex:commentExtensible w16cex:durableId="25FDD984" w16cex:dateUtc="2022-04-10T19:56:00Z"/>
  <w16cex:commentExtensible w16cex:durableId="25FDD985" w16cex:dateUtc="2022-04-10T19:59:00Z"/>
  <w16cex:commentExtensible w16cex:durableId="2603D687" w16cex:dateUtc="2022-04-15T09:33:00Z"/>
  <w16cex:commentExtensible w16cex:durableId="2609B1C3" w16cex:dateUtc="2022-04-16T10:12:00Z"/>
  <w16cex:commentExtensible w16cex:durableId="260B007B" w16cex:dateUtc="2022-04-20T19:58:00Z"/>
  <w16cex:commentExtensible w16cex:durableId="25FDD986" w16cex:dateUtc="2022-04-10T20:01:00Z"/>
  <w16cex:commentExtensible w16cex:durableId="26032F63" w16cex:dateUtc="2022-04-14T21:40:00Z"/>
  <w16cex:commentExtensible w16cex:durableId="25FDD987" w16cex:dateUtc="2022-04-10T20:02:00Z"/>
  <w16cex:commentExtensible w16cex:durableId="2600891D" w16cex:dateUtc="2022-04-12T21:26:00Z"/>
  <w16cex:commentExtensible w16cex:durableId="25FDD988" w16cex:dateUtc="2022-04-10T20:05:00Z"/>
  <w16cex:commentExtensible w16cex:durableId="2603DA18" w16cex:dateUtc="2022-04-15T09:48:00Z"/>
  <w16cex:commentExtensible w16cex:durableId="25FDD989" w16cex:dateUtc="2022-04-10T20:07:00Z"/>
  <w16cex:commentExtensible w16cex:durableId="26032F73" w16cex:dateUtc="2022-04-14T21:40:00Z"/>
  <w16cex:commentExtensible w16cex:durableId="25FDD98A" w16cex:dateUtc="2022-04-10T20:08:00Z"/>
  <w16cex:commentExtensible w16cex:durableId="2603DB33" w16cex:dateUtc="2022-04-15T09:53:00Z"/>
  <w16cex:commentExtensible w16cex:durableId="25FDD98B" w16cex:dateUtc="2022-04-10T20:09:00Z"/>
  <w16cex:commentExtensible w16cex:durableId="2603DB37" w16cex:dateUtc="2022-04-15T09:53:00Z"/>
  <w16cex:commentExtensible w16cex:durableId="25FDD98C" w16cex:dateUtc="2022-04-10T20:09:00Z"/>
  <w16cex:commentExtensible w16cex:durableId="2603DB40" w16cex:dateUtc="2022-04-15T09:53:00Z"/>
  <w16cex:commentExtensible w16cex:durableId="25FDD98D" w16cex:dateUtc="2022-04-10T20:11:00Z"/>
  <w16cex:commentExtensible w16cex:durableId="260346D7" w16cex:dateUtc="2022-04-14T23:20:00Z"/>
  <w16cex:commentExtensible w16cex:durableId="26034701" w16cex:dateUtc="2022-04-14T23:21:00Z"/>
  <w16cex:commentExtensible w16cex:durableId="25FDD98E" w16cex:dateUtc="2022-04-10T20:14:00Z"/>
  <w16cex:commentExtensible w16cex:durableId="2603DB63" w16cex:dateUtc="2022-04-15T09:54:00Z"/>
  <w16cex:commentExtensible w16cex:durableId="2609B1D7" w16cex:dateUtc="2022-04-16T10:15:00Z"/>
  <w16cex:commentExtensible w16cex:durableId="25FDD98F" w16cex:dateUtc="2022-04-10T20:16:00Z"/>
  <w16cex:commentExtensible w16cex:durableId="25FDD990" w16cex:dateUtc="2022-04-10T20:20:00Z"/>
  <w16cex:commentExtensible w16cex:durableId="2603DFAB" w16cex:dateUtc="2022-04-15T10:12:00Z"/>
  <w16cex:commentExtensible w16cex:durableId="2609B1DB" w16cex:dateUtc="2022-04-16T10:17:00Z"/>
  <w16cex:commentExtensible w16cex:durableId="260C5C2E" w16cex:dateUtc="2022-04-21T20:41:00Z"/>
  <w16cex:commentExtensible w16cex:durableId="2609B1DC" w16cex:dateUtc="2022-04-16T10:21:00Z"/>
  <w16cex:commentExtensible w16cex:durableId="260C5C2B" w16cex:dateUtc="2022-04-21T20:41:00Z"/>
  <w16cex:commentExtensible w16cex:durableId="2609B1DD" w16cex:dateUtc="2022-04-16T10:17:00Z"/>
  <w16cex:commentExtensible w16cex:durableId="2609B1DE" w16cex:dateUtc="2022-04-16T10:18:00Z"/>
  <w16cex:commentExtensible w16cex:durableId="2609B1DF" w16cex:dateUtc="2022-04-16T10:20:00Z"/>
  <w16cex:commentExtensible w16cex:durableId="260B1472" w16cex:dateUtc="2022-04-20T21:23:00Z"/>
  <w16cex:commentExtensible w16cex:durableId="2609B1E0" w16cex:dateUtc="2022-04-16T10:23:00Z"/>
  <w16cex:commentExtensible w16cex:durableId="2609B3D0" w16cex:dateUtc="2022-04-19T20:18:00Z"/>
  <w16cex:commentExtensible w16cex:durableId="2609B1E1" w16cex:dateUtc="2022-04-16T10:24:00Z"/>
  <w16cex:commentExtensible w16cex:durableId="260B0B22" w16cex:dateUtc="2022-04-20T20:43:00Z"/>
  <w16cex:commentExtensible w16cex:durableId="2609B1E2" w16cex:dateUtc="2022-04-16T10:27:00Z"/>
  <w16cex:commentExtensible w16cex:durableId="2609B1E3" w16cex:dateUtc="2022-04-16T10:26:00Z"/>
  <w16cex:commentExtensible w16cex:durableId="260B0B10" w16cex:dateUtc="2022-04-20T20:43:00Z"/>
  <w16cex:commentExtensible w16cex:durableId="2609B1E4" w16cex:dateUtc="2022-04-16T10:26:00Z"/>
  <w16cex:commentExtensible w16cex:durableId="260B0B14" w16cex:dateUtc="2022-04-20T20:43:00Z"/>
  <w16cex:commentExtensible w16cex:durableId="2609B1E5" w16cex:dateUtc="2022-04-16T10:27:00Z"/>
  <w16cex:commentExtensible w16cex:durableId="260B00EB" w16cex:dateUtc="2022-04-20T20:00:00Z"/>
  <w16cex:commentExtensible w16cex:durableId="260C430E" w16cex:dateUtc="2022-04-21T18:54:00Z"/>
  <w16cex:commentExtensible w16cex:durableId="26028E08" w16cex:dateUtc="2022-04-14T10:11:00Z"/>
  <w16cex:commentExtensible w16cex:durableId="2609B1E7" w16cex:dateUtc="2022-04-16T10:28:00Z"/>
  <w16cex:commentExtensible w16cex:durableId="2609B1E8" w16cex:dateUtc="2022-04-16T10:30:00Z"/>
  <w16cex:commentExtensible w16cex:durableId="260C5BEA" w16cex:dateUtc="2022-04-21T20:40:00Z"/>
  <w16cex:commentExtensible w16cex:durableId="2609B1E9" w16cex:dateUtc="2022-04-16T10:31:00Z"/>
  <w16cex:commentExtensible w16cex:durableId="260B015E" w16cex:dateUtc="2022-04-20T20:02:00Z"/>
  <w16cex:commentExtensible w16cex:durableId="2609B1EA" w16cex:dateUtc="2022-04-16T10:33:00Z"/>
  <w16cex:commentExtensible w16cex:durableId="260B02F1" w16cex:dateUtc="2022-04-20T20:08:00Z"/>
  <w16cex:commentExtensible w16cex:durableId="260325F8" w16cex:dateUtc="2022-04-14T21:00:00Z"/>
  <w16cex:commentExtensible w16cex:durableId="26032E9D" w16cex:dateUtc="2022-04-14T21:37:00Z"/>
  <w16cex:commentExtensible w16cex:durableId="26030A29" w16cex:dateUtc="2022-04-14T19:01:00Z"/>
  <w16cex:commentExtensible w16cex:durableId="26032C99" w16cex:dateUtc="2022-04-14T21:28:00Z"/>
  <w16cex:commentExtensible w16cex:durableId="26032D99" w16cex:dateUtc="2022-04-14T21:32:00Z"/>
  <w16cex:commentExtensible w16cex:durableId="26033487" w16cex:dateUtc="2022-04-14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9CD89" w16cid:durableId="25FDD991"/>
  <w16cid:commentId w16cid:paraId="27B74865" w16cid:durableId="26029676"/>
  <w16cid:commentId w16cid:paraId="226C46C5" w16cid:durableId="2609B1F1"/>
  <w16cid:commentId w16cid:paraId="34B8A732" w16cid:durableId="260C5C46"/>
  <w16cid:commentId w16cid:paraId="53F5F9AC" w16cid:durableId="25FDD980"/>
  <w16cid:commentId w16cid:paraId="6F2E1DDD" w16cid:durableId="2603D03C"/>
  <w16cid:commentId w16cid:paraId="64D33860" w16cid:durableId="2609B1B6"/>
  <w16cid:commentId w16cid:paraId="4C2B5CE3" w16cid:durableId="260B060F"/>
  <w16cid:commentId w16cid:paraId="1CD283DC" w16cid:durableId="25FDD981"/>
  <w16cid:commentId w16cid:paraId="3EBAEFAC" w16cid:durableId="2603CE3C"/>
  <w16cid:commentId w16cid:paraId="16BC37FA" w16cid:durableId="25FDD982"/>
  <w16cid:commentId w16cid:paraId="6877C8A6" w16cid:durableId="2603D213"/>
  <w16cid:commentId w16cid:paraId="61F67220" w16cid:durableId="2609B1BB"/>
  <w16cid:commentId w16cid:paraId="23A81F43" w16cid:durableId="260B072D"/>
  <w16cid:commentId w16cid:paraId="1A2D4150" w16cid:durableId="2609B1BC"/>
  <w16cid:commentId w16cid:paraId="3BF70E55" w16cid:durableId="260B07AF"/>
  <w16cid:commentId w16cid:paraId="766DC779" w16cid:durableId="25FDD983"/>
  <w16cid:commentId w16cid:paraId="173120F0" w16cid:durableId="2603CDEE"/>
  <w16cid:commentId w16cid:paraId="7FE0B37B" w16cid:durableId="2609B1BF"/>
  <w16cid:commentId w16cid:paraId="095F0B87" w16cid:durableId="260B06B0"/>
  <w16cid:commentId w16cid:paraId="36C181CE" w16cid:durableId="25FDD984"/>
  <w16cid:commentId w16cid:paraId="1DF8EC01" w16cid:durableId="25FDD985"/>
  <w16cid:commentId w16cid:paraId="2EBBE53F" w16cid:durableId="2603D687"/>
  <w16cid:commentId w16cid:paraId="70BC32DB" w16cid:durableId="2609B1C3"/>
  <w16cid:commentId w16cid:paraId="027B45ED" w16cid:durableId="260B007B"/>
  <w16cid:commentId w16cid:paraId="77E904B6" w16cid:durableId="25FDD986"/>
  <w16cid:commentId w16cid:paraId="2DB09B29" w16cid:durableId="26032F63"/>
  <w16cid:commentId w16cid:paraId="1D16F940" w16cid:durableId="25FDD987"/>
  <w16cid:commentId w16cid:paraId="4C55F4FE" w16cid:durableId="2600891D"/>
  <w16cid:commentId w16cid:paraId="3786B8CF" w16cid:durableId="25FDD988"/>
  <w16cid:commentId w16cid:paraId="5C9C7719" w16cid:durableId="2603DA18"/>
  <w16cid:commentId w16cid:paraId="59259789" w16cid:durableId="25FDD989"/>
  <w16cid:commentId w16cid:paraId="31EC2F90" w16cid:durableId="26032F73"/>
  <w16cid:commentId w16cid:paraId="06F2BD49" w16cid:durableId="25FDD98A"/>
  <w16cid:commentId w16cid:paraId="66436B91" w16cid:durableId="2603DB33"/>
  <w16cid:commentId w16cid:paraId="449C573D" w16cid:durableId="25FDD98B"/>
  <w16cid:commentId w16cid:paraId="5D9F0BCA" w16cid:durableId="2603DB37"/>
  <w16cid:commentId w16cid:paraId="6D5BD8DC" w16cid:durableId="25FDD98C"/>
  <w16cid:commentId w16cid:paraId="4ED3CB74" w16cid:durableId="2603DB40"/>
  <w16cid:commentId w16cid:paraId="45A302CD" w16cid:durableId="25FDD98D"/>
  <w16cid:commentId w16cid:paraId="19CE1164" w16cid:durableId="260346D7"/>
  <w16cid:commentId w16cid:paraId="215D7294" w16cid:durableId="26034701"/>
  <w16cid:commentId w16cid:paraId="775777F5" w16cid:durableId="25FDD98E"/>
  <w16cid:commentId w16cid:paraId="6E6F4282" w16cid:durableId="2603DB63"/>
  <w16cid:commentId w16cid:paraId="17E1B6CB" w16cid:durableId="2609B1D7"/>
  <w16cid:commentId w16cid:paraId="4F210DE9" w16cid:durableId="25FDD98F"/>
  <w16cid:commentId w16cid:paraId="6017D34E" w16cid:durableId="25FDD990"/>
  <w16cid:commentId w16cid:paraId="4CC88A5C" w16cid:durableId="2603DFAB"/>
  <w16cid:commentId w16cid:paraId="5168681C" w16cid:durableId="2609B1DB"/>
  <w16cid:commentId w16cid:paraId="3FD1A48A" w16cid:durableId="260C5C2E"/>
  <w16cid:commentId w16cid:paraId="04EFBF71" w16cid:durableId="2609B1DC"/>
  <w16cid:commentId w16cid:paraId="62EBA1D4" w16cid:durableId="260C5C2B"/>
  <w16cid:commentId w16cid:paraId="175E970F" w16cid:durableId="2609B1DD"/>
  <w16cid:commentId w16cid:paraId="26A95065" w16cid:durableId="2609B1DE"/>
  <w16cid:commentId w16cid:paraId="26B8A7C6" w16cid:durableId="2609B1DF"/>
  <w16cid:commentId w16cid:paraId="3046663B" w16cid:durableId="260B1472"/>
  <w16cid:commentId w16cid:paraId="7694B2FC" w16cid:durableId="2609B1E0"/>
  <w16cid:commentId w16cid:paraId="05166A17" w16cid:durableId="2609B3D0"/>
  <w16cid:commentId w16cid:paraId="632A42FD" w16cid:durableId="2609B1E1"/>
  <w16cid:commentId w16cid:paraId="7277D569" w16cid:durableId="260B0B22"/>
  <w16cid:commentId w16cid:paraId="1B9ED33E" w16cid:durableId="2609B1E2"/>
  <w16cid:commentId w16cid:paraId="197C5F21" w16cid:durableId="2609B1E3"/>
  <w16cid:commentId w16cid:paraId="217145E1" w16cid:durableId="260B0B10"/>
  <w16cid:commentId w16cid:paraId="3548DB52" w16cid:durableId="2609B1E4"/>
  <w16cid:commentId w16cid:paraId="3F828FD0" w16cid:durableId="260B0B14"/>
  <w16cid:commentId w16cid:paraId="67C99A71" w16cid:durableId="2609B1E5"/>
  <w16cid:commentId w16cid:paraId="6A137605" w16cid:durableId="260B00EB"/>
  <w16cid:commentId w16cid:paraId="094A5FEA" w16cid:durableId="260C430E"/>
  <w16cid:commentId w16cid:paraId="77E75F66" w16cid:durableId="26028E08"/>
  <w16cid:commentId w16cid:paraId="6AEE3CBE" w16cid:durableId="2609B1E7"/>
  <w16cid:commentId w16cid:paraId="71BDB082" w16cid:durableId="2609B1E8"/>
  <w16cid:commentId w16cid:paraId="1A1456FA" w16cid:durableId="260C5BEA"/>
  <w16cid:commentId w16cid:paraId="3493AD4C" w16cid:durableId="2609B1E9"/>
  <w16cid:commentId w16cid:paraId="4901D575" w16cid:durableId="260B015E"/>
  <w16cid:commentId w16cid:paraId="13AE2729" w16cid:durableId="2609B1EA"/>
  <w16cid:commentId w16cid:paraId="21439A77" w16cid:durableId="260B02F1"/>
  <w16cid:commentId w16cid:paraId="53887B23" w16cid:durableId="260325F8"/>
  <w16cid:commentId w16cid:paraId="0008CFF3" w16cid:durableId="26032E9D"/>
  <w16cid:commentId w16cid:paraId="60995FBD" w16cid:durableId="26030A29"/>
  <w16cid:commentId w16cid:paraId="1D078691" w16cid:durableId="26032C99"/>
  <w16cid:commentId w16cid:paraId="7473E5AE" w16cid:durableId="26032D99"/>
  <w16cid:commentId w16cid:paraId="3828F1E8" w16cid:durableId="260334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FE429" w14:textId="77777777" w:rsidR="00DA6C88" w:rsidRDefault="00DA6C88" w:rsidP="00C11F1C">
      <w:pPr>
        <w:spacing w:line="240" w:lineRule="auto"/>
      </w:pPr>
      <w:r>
        <w:separator/>
      </w:r>
    </w:p>
  </w:endnote>
  <w:endnote w:type="continuationSeparator" w:id="0">
    <w:p w14:paraId="40193B71" w14:textId="77777777" w:rsidR="00DA6C88" w:rsidRDefault="00DA6C88" w:rsidP="00C11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92178"/>
      <w:docPartObj>
        <w:docPartGallery w:val="Page Numbers (Bottom of Page)"/>
        <w:docPartUnique/>
      </w:docPartObj>
    </w:sdtPr>
    <w:sdtEndPr/>
    <w:sdtContent>
      <w:p w14:paraId="5F74F083" w14:textId="4C536A19" w:rsidR="009A6504" w:rsidRDefault="009A6504" w:rsidP="005F646F">
        <w:pPr>
          <w:pStyle w:val="Footer"/>
          <w:jc w:val="center"/>
        </w:pPr>
        <w:r>
          <w:fldChar w:fldCharType="begin"/>
        </w:r>
        <w:r>
          <w:instrText>PAGE   \* MERGEFORMAT</w:instrText>
        </w:r>
        <w:r>
          <w:fldChar w:fldCharType="separate"/>
        </w:r>
        <w:r w:rsidR="006D53DD">
          <w:rPr>
            <w:noProof/>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8104E" w14:textId="77777777" w:rsidR="00DA6C88" w:rsidRDefault="00DA6C88" w:rsidP="00C11F1C">
      <w:pPr>
        <w:spacing w:line="240" w:lineRule="auto"/>
      </w:pPr>
      <w:r>
        <w:separator/>
      </w:r>
    </w:p>
  </w:footnote>
  <w:footnote w:type="continuationSeparator" w:id="0">
    <w:p w14:paraId="5E6E4645" w14:textId="77777777" w:rsidR="00DA6C88" w:rsidRDefault="00DA6C88" w:rsidP="00C11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391C"/>
    <w:multiLevelType w:val="hybridMultilevel"/>
    <w:tmpl w:val="44864C3A"/>
    <w:lvl w:ilvl="0" w:tplc="7EB437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FEF74F7"/>
    <w:multiLevelType w:val="hybridMultilevel"/>
    <w:tmpl w:val="6F80F98A"/>
    <w:lvl w:ilvl="0" w:tplc="36BE7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25DE1"/>
    <w:multiLevelType w:val="hybridMultilevel"/>
    <w:tmpl w:val="8C004D98"/>
    <w:lvl w:ilvl="0" w:tplc="7EB437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5794165"/>
    <w:multiLevelType w:val="hybridMultilevel"/>
    <w:tmpl w:val="A88C9480"/>
    <w:lvl w:ilvl="0" w:tplc="4E8EF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7E4E60"/>
    <w:multiLevelType w:val="multilevel"/>
    <w:tmpl w:val="F2E62472"/>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15:restartNumberingAfterBreak="0">
    <w:nsid w:val="40622F3D"/>
    <w:multiLevelType w:val="multilevel"/>
    <w:tmpl w:val="A9580B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3485CB3"/>
    <w:multiLevelType w:val="hybridMultilevel"/>
    <w:tmpl w:val="723E2FD4"/>
    <w:lvl w:ilvl="0" w:tplc="040E0015">
      <w:start w:val="1"/>
      <w:numFmt w:val="upp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C9D7809"/>
    <w:multiLevelType w:val="multilevel"/>
    <w:tmpl w:val="F40E40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color w:val="auto"/>
      </w:rPr>
    </w:lvl>
    <w:lvl w:ilvl="2">
      <w:start w:val="1"/>
      <w:numFmt w:val="decimal"/>
      <w:pStyle w:val="Heading3"/>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8" w15:restartNumberingAfterBreak="0">
    <w:nsid w:val="58E16A3B"/>
    <w:multiLevelType w:val="hybridMultilevel"/>
    <w:tmpl w:val="3B1E82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A7B6BC5"/>
    <w:multiLevelType w:val="hybridMultilevel"/>
    <w:tmpl w:val="2BF83F2C"/>
    <w:lvl w:ilvl="0" w:tplc="421EF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193E2A"/>
    <w:multiLevelType w:val="hybridMultilevel"/>
    <w:tmpl w:val="676E4A1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7F5774C3"/>
    <w:multiLevelType w:val="hybridMultilevel"/>
    <w:tmpl w:val="6160FB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170297214">
    <w:abstractNumId w:val="10"/>
  </w:num>
  <w:num w:numId="2" w16cid:durableId="2010984063">
    <w:abstractNumId w:val="4"/>
  </w:num>
  <w:num w:numId="3" w16cid:durableId="1831095955">
    <w:abstractNumId w:val="8"/>
  </w:num>
  <w:num w:numId="4" w16cid:durableId="574120932">
    <w:abstractNumId w:val="6"/>
  </w:num>
  <w:num w:numId="5" w16cid:durableId="1082263770">
    <w:abstractNumId w:val="7"/>
  </w:num>
  <w:num w:numId="6" w16cid:durableId="750353786">
    <w:abstractNumId w:val="5"/>
  </w:num>
  <w:num w:numId="7" w16cid:durableId="807285225">
    <w:abstractNumId w:val="9"/>
  </w:num>
  <w:num w:numId="8" w16cid:durableId="2088139791">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2610152">
    <w:abstractNumId w:val="3"/>
  </w:num>
  <w:num w:numId="10" w16cid:durableId="657153514">
    <w:abstractNumId w:val="1"/>
  </w:num>
  <w:num w:numId="11" w16cid:durableId="631406426">
    <w:abstractNumId w:val="11"/>
  </w:num>
  <w:num w:numId="12" w16cid:durableId="712072966">
    <w:abstractNumId w:val="0"/>
  </w:num>
  <w:num w:numId="13" w16cid:durableId="17952932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Burka">
    <w15:presenceInfo w15:providerId="Windows Live" w15:userId="ec220d525dfd810f"/>
  </w15:person>
  <w15:person w15:author="Mátrai Tibor">
    <w15:presenceInfo w15:providerId="None" w15:userId="Mátrai Tib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72B"/>
    <w:rsid w:val="0000178D"/>
    <w:rsid w:val="00014C61"/>
    <w:rsid w:val="000157EB"/>
    <w:rsid w:val="00021771"/>
    <w:rsid w:val="00024274"/>
    <w:rsid w:val="00024ADA"/>
    <w:rsid w:val="00025647"/>
    <w:rsid w:val="00032D93"/>
    <w:rsid w:val="000345E6"/>
    <w:rsid w:val="00037808"/>
    <w:rsid w:val="00037E59"/>
    <w:rsid w:val="00040FD6"/>
    <w:rsid w:val="00041C86"/>
    <w:rsid w:val="00053CFA"/>
    <w:rsid w:val="00054168"/>
    <w:rsid w:val="00057F3C"/>
    <w:rsid w:val="00061E32"/>
    <w:rsid w:val="00062746"/>
    <w:rsid w:val="00087E84"/>
    <w:rsid w:val="00093EF3"/>
    <w:rsid w:val="00095016"/>
    <w:rsid w:val="000A4F4D"/>
    <w:rsid w:val="000A59EB"/>
    <w:rsid w:val="000B04FE"/>
    <w:rsid w:val="000B52B2"/>
    <w:rsid w:val="000B5917"/>
    <w:rsid w:val="000B73DA"/>
    <w:rsid w:val="000C689F"/>
    <w:rsid w:val="000D6827"/>
    <w:rsid w:val="000F6AAD"/>
    <w:rsid w:val="00111320"/>
    <w:rsid w:val="001138BB"/>
    <w:rsid w:val="00113B4A"/>
    <w:rsid w:val="00124ACC"/>
    <w:rsid w:val="00137633"/>
    <w:rsid w:val="00151695"/>
    <w:rsid w:val="00153340"/>
    <w:rsid w:val="001571DE"/>
    <w:rsid w:val="0016111C"/>
    <w:rsid w:val="00163E7E"/>
    <w:rsid w:val="0017382B"/>
    <w:rsid w:val="00173E6F"/>
    <w:rsid w:val="00175A21"/>
    <w:rsid w:val="00177DE9"/>
    <w:rsid w:val="00182004"/>
    <w:rsid w:val="0018566A"/>
    <w:rsid w:val="00186ED0"/>
    <w:rsid w:val="00192FD6"/>
    <w:rsid w:val="00194D49"/>
    <w:rsid w:val="001A2AFF"/>
    <w:rsid w:val="001B3F32"/>
    <w:rsid w:val="001D4DEE"/>
    <w:rsid w:val="001F6755"/>
    <w:rsid w:val="002004E2"/>
    <w:rsid w:val="00200F40"/>
    <w:rsid w:val="00201953"/>
    <w:rsid w:val="0020512C"/>
    <w:rsid w:val="00205F23"/>
    <w:rsid w:val="00216E35"/>
    <w:rsid w:val="00226B38"/>
    <w:rsid w:val="002408E3"/>
    <w:rsid w:val="0024547C"/>
    <w:rsid w:val="00246517"/>
    <w:rsid w:val="0025168C"/>
    <w:rsid w:val="00251D1D"/>
    <w:rsid w:val="00263187"/>
    <w:rsid w:val="00265E97"/>
    <w:rsid w:val="0028085F"/>
    <w:rsid w:val="002904FD"/>
    <w:rsid w:val="00290A7D"/>
    <w:rsid w:val="00295EE7"/>
    <w:rsid w:val="002A7E96"/>
    <w:rsid w:val="002B39FE"/>
    <w:rsid w:val="002C16A2"/>
    <w:rsid w:val="002D1D12"/>
    <w:rsid w:val="002D2F40"/>
    <w:rsid w:val="002D63C6"/>
    <w:rsid w:val="002E038A"/>
    <w:rsid w:val="002E23E9"/>
    <w:rsid w:val="002F54EE"/>
    <w:rsid w:val="00302C47"/>
    <w:rsid w:val="003064D8"/>
    <w:rsid w:val="003138AF"/>
    <w:rsid w:val="00321159"/>
    <w:rsid w:val="00321AAC"/>
    <w:rsid w:val="0034042F"/>
    <w:rsid w:val="003421E3"/>
    <w:rsid w:val="0034226A"/>
    <w:rsid w:val="0034423C"/>
    <w:rsid w:val="00351B82"/>
    <w:rsid w:val="0036024F"/>
    <w:rsid w:val="00384AD8"/>
    <w:rsid w:val="003A4458"/>
    <w:rsid w:val="003A6E9C"/>
    <w:rsid w:val="003B1AB9"/>
    <w:rsid w:val="003C4B77"/>
    <w:rsid w:val="003D13DC"/>
    <w:rsid w:val="003D1F8D"/>
    <w:rsid w:val="003D2D6E"/>
    <w:rsid w:val="003D349E"/>
    <w:rsid w:val="003E17F2"/>
    <w:rsid w:val="003E21E3"/>
    <w:rsid w:val="003E2F86"/>
    <w:rsid w:val="003E75A5"/>
    <w:rsid w:val="003F4FC3"/>
    <w:rsid w:val="003F543B"/>
    <w:rsid w:val="003F5A93"/>
    <w:rsid w:val="003F6935"/>
    <w:rsid w:val="003F6AE0"/>
    <w:rsid w:val="004102AD"/>
    <w:rsid w:val="00415FCD"/>
    <w:rsid w:val="00416CE3"/>
    <w:rsid w:val="004276E4"/>
    <w:rsid w:val="0043564A"/>
    <w:rsid w:val="0043669B"/>
    <w:rsid w:val="004651EF"/>
    <w:rsid w:val="004726E9"/>
    <w:rsid w:val="00475267"/>
    <w:rsid w:val="00490DD6"/>
    <w:rsid w:val="00491D3C"/>
    <w:rsid w:val="004A0228"/>
    <w:rsid w:val="004A1C2B"/>
    <w:rsid w:val="004A31C0"/>
    <w:rsid w:val="004A3491"/>
    <w:rsid w:val="004A61C5"/>
    <w:rsid w:val="004A6287"/>
    <w:rsid w:val="004B3E7F"/>
    <w:rsid w:val="004B5DCC"/>
    <w:rsid w:val="004B763D"/>
    <w:rsid w:val="004C2410"/>
    <w:rsid w:val="004D605E"/>
    <w:rsid w:val="004E1D88"/>
    <w:rsid w:val="004F0E50"/>
    <w:rsid w:val="00507FD3"/>
    <w:rsid w:val="00513AA9"/>
    <w:rsid w:val="00514885"/>
    <w:rsid w:val="0052395D"/>
    <w:rsid w:val="0052552B"/>
    <w:rsid w:val="00525FA8"/>
    <w:rsid w:val="00533A47"/>
    <w:rsid w:val="00535694"/>
    <w:rsid w:val="00536137"/>
    <w:rsid w:val="00541468"/>
    <w:rsid w:val="005424F2"/>
    <w:rsid w:val="00557686"/>
    <w:rsid w:val="005658E2"/>
    <w:rsid w:val="00566F0E"/>
    <w:rsid w:val="005776AB"/>
    <w:rsid w:val="005844D3"/>
    <w:rsid w:val="005867B3"/>
    <w:rsid w:val="00594EB2"/>
    <w:rsid w:val="0059553E"/>
    <w:rsid w:val="005A0D51"/>
    <w:rsid w:val="005A7F50"/>
    <w:rsid w:val="005B1AA6"/>
    <w:rsid w:val="005B5C1B"/>
    <w:rsid w:val="005C034C"/>
    <w:rsid w:val="005C0EFC"/>
    <w:rsid w:val="005C7CB4"/>
    <w:rsid w:val="005D0BCE"/>
    <w:rsid w:val="005D27EC"/>
    <w:rsid w:val="005D4360"/>
    <w:rsid w:val="005E0AED"/>
    <w:rsid w:val="005E1CA7"/>
    <w:rsid w:val="005E6892"/>
    <w:rsid w:val="005E7E2F"/>
    <w:rsid w:val="005E7F28"/>
    <w:rsid w:val="005F51F4"/>
    <w:rsid w:val="005F646F"/>
    <w:rsid w:val="0060088D"/>
    <w:rsid w:val="00603A4C"/>
    <w:rsid w:val="00605078"/>
    <w:rsid w:val="00613FC8"/>
    <w:rsid w:val="00614420"/>
    <w:rsid w:val="00614F63"/>
    <w:rsid w:val="00615578"/>
    <w:rsid w:val="0063206B"/>
    <w:rsid w:val="00633B55"/>
    <w:rsid w:val="00647822"/>
    <w:rsid w:val="006503C3"/>
    <w:rsid w:val="006544B1"/>
    <w:rsid w:val="00657D8D"/>
    <w:rsid w:val="00675F7A"/>
    <w:rsid w:val="006815F2"/>
    <w:rsid w:val="0068267E"/>
    <w:rsid w:val="0068601C"/>
    <w:rsid w:val="006907B3"/>
    <w:rsid w:val="006A2C62"/>
    <w:rsid w:val="006A37EF"/>
    <w:rsid w:val="006A57DD"/>
    <w:rsid w:val="006B1060"/>
    <w:rsid w:val="006B4DFF"/>
    <w:rsid w:val="006C37A9"/>
    <w:rsid w:val="006D30B7"/>
    <w:rsid w:val="006D339B"/>
    <w:rsid w:val="006D53DD"/>
    <w:rsid w:val="006D60B3"/>
    <w:rsid w:val="006D649C"/>
    <w:rsid w:val="006D738E"/>
    <w:rsid w:val="006F41EE"/>
    <w:rsid w:val="007025E6"/>
    <w:rsid w:val="00707138"/>
    <w:rsid w:val="0071143C"/>
    <w:rsid w:val="00711ED7"/>
    <w:rsid w:val="007136E7"/>
    <w:rsid w:val="00713A72"/>
    <w:rsid w:val="00713D0C"/>
    <w:rsid w:val="0071497C"/>
    <w:rsid w:val="00716A8B"/>
    <w:rsid w:val="00721E85"/>
    <w:rsid w:val="00722D31"/>
    <w:rsid w:val="00727865"/>
    <w:rsid w:val="00734372"/>
    <w:rsid w:val="00741490"/>
    <w:rsid w:val="007432B3"/>
    <w:rsid w:val="007470DB"/>
    <w:rsid w:val="00747449"/>
    <w:rsid w:val="00750706"/>
    <w:rsid w:val="00764046"/>
    <w:rsid w:val="00766EC8"/>
    <w:rsid w:val="007801FC"/>
    <w:rsid w:val="0078128D"/>
    <w:rsid w:val="00782DB0"/>
    <w:rsid w:val="007851D3"/>
    <w:rsid w:val="007861E7"/>
    <w:rsid w:val="0078736C"/>
    <w:rsid w:val="0079072B"/>
    <w:rsid w:val="00791D79"/>
    <w:rsid w:val="0079568A"/>
    <w:rsid w:val="007A1A7D"/>
    <w:rsid w:val="007A6291"/>
    <w:rsid w:val="007D46AD"/>
    <w:rsid w:val="007F318B"/>
    <w:rsid w:val="007F6441"/>
    <w:rsid w:val="007F78E3"/>
    <w:rsid w:val="0080168F"/>
    <w:rsid w:val="008049AA"/>
    <w:rsid w:val="008105C1"/>
    <w:rsid w:val="00812092"/>
    <w:rsid w:val="008315B4"/>
    <w:rsid w:val="008367E2"/>
    <w:rsid w:val="008411E1"/>
    <w:rsid w:val="00845B3C"/>
    <w:rsid w:val="00866C2F"/>
    <w:rsid w:val="008728FB"/>
    <w:rsid w:val="008751E7"/>
    <w:rsid w:val="00896B46"/>
    <w:rsid w:val="008A0AB5"/>
    <w:rsid w:val="008A3D32"/>
    <w:rsid w:val="008A79E7"/>
    <w:rsid w:val="008B2C58"/>
    <w:rsid w:val="008C1F7F"/>
    <w:rsid w:val="008C34B9"/>
    <w:rsid w:val="008C466A"/>
    <w:rsid w:val="008D1563"/>
    <w:rsid w:val="008D43D2"/>
    <w:rsid w:val="008E180A"/>
    <w:rsid w:val="008E49B5"/>
    <w:rsid w:val="008E6F82"/>
    <w:rsid w:val="008F5901"/>
    <w:rsid w:val="00904AD7"/>
    <w:rsid w:val="0091039D"/>
    <w:rsid w:val="00911309"/>
    <w:rsid w:val="009115F8"/>
    <w:rsid w:val="009133F8"/>
    <w:rsid w:val="00916DE2"/>
    <w:rsid w:val="00922650"/>
    <w:rsid w:val="00922C08"/>
    <w:rsid w:val="00926163"/>
    <w:rsid w:val="0093077C"/>
    <w:rsid w:val="00931390"/>
    <w:rsid w:val="00937254"/>
    <w:rsid w:val="009400FE"/>
    <w:rsid w:val="00955A6A"/>
    <w:rsid w:val="00956CE7"/>
    <w:rsid w:val="0096394D"/>
    <w:rsid w:val="009725A1"/>
    <w:rsid w:val="009762ED"/>
    <w:rsid w:val="00981AEE"/>
    <w:rsid w:val="009850BE"/>
    <w:rsid w:val="009863C4"/>
    <w:rsid w:val="00986671"/>
    <w:rsid w:val="00986EE9"/>
    <w:rsid w:val="0099166B"/>
    <w:rsid w:val="00995C6D"/>
    <w:rsid w:val="009A09CC"/>
    <w:rsid w:val="009A21BF"/>
    <w:rsid w:val="009A6504"/>
    <w:rsid w:val="009B2F54"/>
    <w:rsid w:val="009C0EB5"/>
    <w:rsid w:val="009C1D71"/>
    <w:rsid w:val="009C42FB"/>
    <w:rsid w:val="009C4760"/>
    <w:rsid w:val="009D1944"/>
    <w:rsid w:val="009E7D3B"/>
    <w:rsid w:val="009F015A"/>
    <w:rsid w:val="009F0398"/>
    <w:rsid w:val="009F093B"/>
    <w:rsid w:val="009F2707"/>
    <w:rsid w:val="009F4E01"/>
    <w:rsid w:val="009F5478"/>
    <w:rsid w:val="009F7559"/>
    <w:rsid w:val="00A061B7"/>
    <w:rsid w:val="00A073BF"/>
    <w:rsid w:val="00A1136F"/>
    <w:rsid w:val="00A12239"/>
    <w:rsid w:val="00A14ABF"/>
    <w:rsid w:val="00A15016"/>
    <w:rsid w:val="00A22732"/>
    <w:rsid w:val="00A23ED4"/>
    <w:rsid w:val="00A321C6"/>
    <w:rsid w:val="00A3247D"/>
    <w:rsid w:val="00A340A5"/>
    <w:rsid w:val="00A37FDA"/>
    <w:rsid w:val="00A41F26"/>
    <w:rsid w:val="00A43045"/>
    <w:rsid w:val="00A441D4"/>
    <w:rsid w:val="00A55057"/>
    <w:rsid w:val="00A55597"/>
    <w:rsid w:val="00A566F9"/>
    <w:rsid w:val="00A65614"/>
    <w:rsid w:val="00A72B63"/>
    <w:rsid w:val="00A76823"/>
    <w:rsid w:val="00A768E6"/>
    <w:rsid w:val="00A80523"/>
    <w:rsid w:val="00A82010"/>
    <w:rsid w:val="00A84553"/>
    <w:rsid w:val="00A95EB8"/>
    <w:rsid w:val="00A96660"/>
    <w:rsid w:val="00AA0A3B"/>
    <w:rsid w:val="00AA26C5"/>
    <w:rsid w:val="00AA4461"/>
    <w:rsid w:val="00AA75E0"/>
    <w:rsid w:val="00AB083F"/>
    <w:rsid w:val="00AC32F2"/>
    <w:rsid w:val="00AC5C1A"/>
    <w:rsid w:val="00AD02A0"/>
    <w:rsid w:val="00AD3553"/>
    <w:rsid w:val="00AD3722"/>
    <w:rsid w:val="00AE182C"/>
    <w:rsid w:val="00AF1FF4"/>
    <w:rsid w:val="00B02EFA"/>
    <w:rsid w:val="00B069A4"/>
    <w:rsid w:val="00B20177"/>
    <w:rsid w:val="00B21CED"/>
    <w:rsid w:val="00B3618F"/>
    <w:rsid w:val="00B36E52"/>
    <w:rsid w:val="00B42CD5"/>
    <w:rsid w:val="00B53F3E"/>
    <w:rsid w:val="00B72276"/>
    <w:rsid w:val="00B74AEE"/>
    <w:rsid w:val="00B80D2A"/>
    <w:rsid w:val="00BA7903"/>
    <w:rsid w:val="00BB1DE7"/>
    <w:rsid w:val="00BC4D00"/>
    <w:rsid w:val="00BC6BAB"/>
    <w:rsid w:val="00BD4104"/>
    <w:rsid w:val="00BE1085"/>
    <w:rsid w:val="00BE1EEC"/>
    <w:rsid w:val="00BE4605"/>
    <w:rsid w:val="00BE6B9A"/>
    <w:rsid w:val="00BF0795"/>
    <w:rsid w:val="00BF1556"/>
    <w:rsid w:val="00BF3C5F"/>
    <w:rsid w:val="00C01E28"/>
    <w:rsid w:val="00C03808"/>
    <w:rsid w:val="00C043D8"/>
    <w:rsid w:val="00C0692F"/>
    <w:rsid w:val="00C11EE9"/>
    <w:rsid w:val="00C11F1C"/>
    <w:rsid w:val="00C13DAA"/>
    <w:rsid w:val="00C16447"/>
    <w:rsid w:val="00C16D92"/>
    <w:rsid w:val="00C1785A"/>
    <w:rsid w:val="00C22788"/>
    <w:rsid w:val="00C229B4"/>
    <w:rsid w:val="00C241DA"/>
    <w:rsid w:val="00C352E3"/>
    <w:rsid w:val="00C35704"/>
    <w:rsid w:val="00C368DD"/>
    <w:rsid w:val="00C36E04"/>
    <w:rsid w:val="00C4509E"/>
    <w:rsid w:val="00C5227F"/>
    <w:rsid w:val="00C561BE"/>
    <w:rsid w:val="00C64A05"/>
    <w:rsid w:val="00C8173C"/>
    <w:rsid w:val="00C82B1F"/>
    <w:rsid w:val="00C861D7"/>
    <w:rsid w:val="00C9075A"/>
    <w:rsid w:val="00C91047"/>
    <w:rsid w:val="00C96209"/>
    <w:rsid w:val="00C96663"/>
    <w:rsid w:val="00CA380C"/>
    <w:rsid w:val="00CB2C93"/>
    <w:rsid w:val="00CC16D3"/>
    <w:rsid w:val="00CD1489"/>
    <w:rsid w:val="00CD1FA9"/>
    <w:rsid w:val="00CD4099"/>
    <w:rsid w:val="00CD4E30"/>
    <w:rsid w:val="00CE0742"/>
    <w:rsid w:val="00CE4733"/>
    <w:rsid w:val="00CF5B66"/>
    <w:rsid w:val="00CF6A92"/>
    <w:rsid w:val="00CF72E9"/>
    <w:rsid w:val="00D021DA"/>
    <w:rsid w:val="00D07A08"/>
    <w:rsid w:val="00D07FB5"/>
    <w:rsid w:val="00D168EE"/>
    <w:rsid w:val="00D26E6F"/>
    <w:rsid w:val="00D27364"/>
    <w:rsid w:val="00D35D0C"/>
    <w:rsid w:val="00D36C6E"/>
    <w:rsid w:val="00D527BF"/>
    <w:rsid w:val="00D52EEF"/>
    <w:rsid w:val="00D5553A"/>
    <w:rsid w:val="00D5728B"/>
    <w:rsid w:val="00D6569E"/>
    <w:rsid w:val="00D66DF4"/>
    <w:rsid w:val="00D76398"/>
    <w:rsid w:val="00D80AD8"/>
    <w:rsid w:val="00D855D8"/>
    <w:rsid w:val="00DA6C88"/>
    <w:rsid w:val="00DC0E91"/>
    <w:rsid w:val="00DD2008"/>
    <w:rsid w:val="00DE2B40"/>
    <w:rsid w:val="00DE45EE"/>
    <w:rsid w:val="00DE7DAC"/>
    <w:rsid w:val="00E02305"/>
    <w:rsid w:val="00E07359"/>
    <w:rsid w:val="00E07EF0"/>
    <w:rsid w:val="00E1008A"/>
    <w:rsid w:val="00E1266A"/>
    <w:rsid w:val="00E20EB9"/>
    <w:rsid w:val="00E2690D"/>
    <w:rsid w:val="00E27D60"/>
    <w:rsid w:val="00E50330"/>
    <w:rsid w:val="00E517FE"/>
    <w:rsid w:val="00E5380A"/>
    <w:rsid w:val="00E60B49"/>
    <w:rsid w:val="00E64499"/>
    <w:rsid w:val="00E6712D"/>
    <w:rsid w:val="00E7262A"/>
    <w:rsid w:val="00E743E6"/>
    <w:rsid w:val="00E819F2"/>
    <w:rsid w:val="00E8481C"/>
    <w:rsid w:val="00E900C5"/>
    <w:rsid w:val="00EA3D11"/>
    <w:rsid w:val="00EA678A"/>
    <w:rsid w:val="00EB711C"/>
    <w:rsid w:val="00EC00BA"/>
    <w:rsid w:val="00EC5BB5"/>
    <w:rsid w:val="00ED1FA6"/>
    <w:rsid w:val="00ED225D"/>
    <w:rsid w:val="00ED4A8A"/>
    <w:rsid w:val="00ED60AC"/>
    <w:rsid w:val="00EE6A82"/>
    <w:rsid w:val="00EF5EA3"/>
    <w:rsid w:val="00F017AE"/>
    <w:rsid w:val="00F02B80"/>
    <w:rsid w:val="00F0549A"/>
    <w:rsid w:val="00F0562D"/>
    <w:rsid w:val="00F14E3E"/>
    <w:rsid w:val="00F16E9F"/>
    <w:rsid w:val="00F17308"/>
    <w:rsid w:val="00F223D9"/>
    <w:rsid w:val="00F24EC5"/>
    <w:rsid w:val="00F35D8A"/>
    <w:rsid w:val="00F37525"/>
    <w:rsid w:val="00F43B83"/>
    <w:rsid w:val="00F44470"/>
    <w:rsid w:val="00F4655A"/>
    <w:rsid w:val="00F8505A"/>
    <w:rsid w:val="00F904EB"/>
    <w:rsid w:val="00F914C5"/>
    <w:rsid w:val="00F924BB"/>
    <w:rsid w:val="00F9650D"/>
    <w:rsid w:val="00FA133D"/>
    <w:rsid w:val="00FA46D8"/>
    <w:rsid w:val="00FA4D18"/>
    <w:rsid w:val="00FB0CE5"/>
    <w:rsid w:val="00FB13FC"/>
    <w:rsid w:val="00FB3E2E"/>
    <w:rsid w:val="00FC0754"/>
    <w:rsid w:val="00FC3425"/>
    <w:rsid w:val="00FE0495"/>
    <w:rsid w:val="00FE25B3"/>
    <w:rsid w:val="00FE4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2C8"/>
  <w15:chartTrackingRefBased/>
  <w15:docId w15:val="{3A439C3B-0C85-427A-B5E5-F2A355CB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3DC"/>
    <w:pPr>
      <w:spacing w:after="0" w:line="360" w:lineRule="auto"/>
      <w:ind w:firstLine="709"/>
      <w:jc w:val="both"/>
    </w:pPr>
    <w:rPr>
      <w:rFonts w:ascii="Times New Roman" w:hAnsi="Times New Roman"/>
      <w:sz w:val="24"/>
    </w:rPr>
  </w:style>
  <w:style w:type="paragraph" w:styleId="Heading10">
    <w:name w:val="heading 1"/>
    <w:next w:val="Normal"/>
    <w:link w:val="Heading1Char"/>
    <w:uiPriority w:val="9"/>
    <w:qFormat/>
    <w:rsid w:val="00E64499"/>
    <w:pPr>
      <w:keepNext/>
      <w:keepLines/>
      <w:spacing w:before="480" w:after="240"/>
      <w:outlineLvl w:val="0"/>
    </w:pPr>
    <w:rPr>
      <w:rFonts w:ascii="Times New Roman" w:eastAsiaTheme="majorEastAsia" w:hAnsi="Times New Roman" w:cstheme="majorBidi"/>
      <w:b/>
      <w:sz w:val="36"/>
      <w:szCs w:val="32"/>
    </w:rPr>
  </w:style>
  <w:style w:type="paragraph" w:styleId="Heading20">
    <w:name w:val="heading 2"/>
    <w:next w:val="Normal"/>
    <w:link w:val="Heading2Char"/>
    <w:uiPriority w:val="9"/>
    <w:unhideWhenUsed/>
    <w:qFormat/>
    <w:rsid w:val="00BC6BAB"/>
    <w:pPr>
      <w:keepNext/>
      <w:keepLines/>
      <w:spacing w:before="240" w:after="240"/>
      <w:outlineLvl w:val="1"/>
    </w:pPr>
    <w:rPr>
      <w:rFonts w:ascii="Times New Roman" w:eastAsiaTheme="majorEastAsia" w:hAnsi="Times New Roman" w:cstheme="majorBidi"/>
      <w:b/>
      <w:sz w:val="32"/>
      <w:szCs w:val="26"/>
    </w:rPr>
  </w:style>
  <w:style w:type="paragraph" w:styleId="Heading30">
    <w:name w:val="heading 3"/>
    <w:next w:val="Normal"/>
    <w:link w:val="Heading3Char"/>
    <w:uiPriority w:val="9"/>
    <w:unhideWhenUsed/>
    <w:qFormat/>
    <w:rsid w:val="00BC6BAB"/>
    <w:pPr>
      <w:keepNext/>
      <w:keepLines/>
      <w:spacing w:before="240" w:after="120" w:line="240" w:lineRule="auto"/>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F1C"/>
    <w:pPr>
      <w:tabs>
        <w:tab w:val="center" w:pos="4536"/>
        <w:tab w:val="right" w:pos="9072"/>
      </w:tabs>
      <w:spacing w:line="240" w:lineRule="auto"/>
    </w:pPr>
  </w:style>
  <w:style w:type="character" w:customStyle="1" w:styleId="HeaderChar">
    <w:name w:val="Header Char"/>
    <w:basedOn w:val="DefaultParagraphFont"/>
    <w:link w:val="Header"/>
    <w:uiPriority w:val="99"/>
    <w:rsid w:val="00C11F1C"/>
  </w:style>
  <w:style w:type="paragraph" w:styleId="Footer">
    <w:name w:val="footer"/>
    <w:basedOn w:val="Normal"/>
    <w:link w:val="FooterChar"/>
    <w:uiPriority w:val="99"/>
    <w:unhideWhenUsed/>
    <w:rsid w:val="00C11F1C"/>
    <w:pPr>
      <w:tabs>
        <w:tab w:val="center" w:pos="4536"/>
        <w:tab w:val="right" w:pos="9072"/>
      </w:tabs>
      <w:spacing w:line="240" w:lineRule="auto"/>
    </w:pPr>
  </w:style>
  <w:style w:type="character" w:customStyle="1" w:styleId="FooterChar">
    <w:name w:val="Footer Char"/>
    <w:basedOn w:val="DefaultParagraphFont"/>
    <w:link w:val="Footer"/>
    <w:uiPriority w:val="99"/>
    <w:rsid w:val="00C11F1C"/>
  </w:style>
  <w:style w:type="character" w:customStyle="1" w:styleId="Heading1Char">
    <w:name w:val="Heading 1 Char"/>
    <w:basedOn w:val="DefaultParagraphFont"/>
    <w:link w:val="Heading10"/>
    <w:uiPriority w:val="9"/>
    <w:rsid w:val="00E64499"/>
    <w:rPr>
      <w:rFonts w:ascii="Times New Roman" w:eastAsiaTheme="majorEastAsia" w:hAnsi="Times New Roman" w:cstheme="majorBidi"/>
      <w:b/>
      <w:sz w:val="36"/>
      <w:szCs w:val="32"/>
    </w:rPr>
  </w:style>
  <w:style w:type="paragraph" w:styleId="TOCHeading">
    <w:name w:val="TOC Heading"/>
    <w:basedOn w:val="Heading10"/>
    <w:next w:val="Normal"/>
    <w:uiPriority w:val="39"/>
    <w:unhideWhenUsed/>
    <w:qFormat/>
    <w:rsid w:val="00C11F1C"/>
    <w:pPr>
      <w:outlineLvl w:val="9"/>
    </w:pPr>
    <w:rPr>
      <w:lang w:eastAsia="hu-HU"/>
    </w:rPr>
  </w:style>
  <w:style w:type="character" w:customStyle="1" w:styleId="Heading2Char">
    <w:name w:val="Heading 2 Char"/>
    <w:basedOn w:val="DefaultParagraphFont"/>
    <w:link w:val="Heading20"/>
    <w:uiPriority w:val="9"/>
    <w:rsid w:val="00BC6BAB"/>
    <w:rPr>
      <w:rFonts w:ascii="Times New Roman" w:eastAsiaTheme="majorEastAsia" w:hAnsi="Times New Roman" w:cstheme="majorBidi"/>
      <w:b/>
      <w:sz w:val="32"/>
      <w:szCs w:val="26"/>
    </w:rPr>
  </w:style>
  <w:style w:type="paragraph" w:styleId="ListParagraph">
    <w:name w:val="List Paragraph"/>
    <w:basedOn w:val="Normal"/>
    <w:uiPriority w:val="34"/>
    <w:qFormat/>
    <w:rsid w:val="00C11F1C"/>
    <w:pPr>
      <w:ind w:left="720"/>
      <w:contextualSpacing/>
    </w:pPr>
  </w:style>
  <w:style w:type="paragraph" w:styleId="TOC1">
    <w:name w:val="toc 1"/>
    <w:basedOn w:val="Normal"/>
    <w:next w:val="Normal"/>
    <w:autoRedefine/>
    <w:uiPriority w:val="39"/>
    <w:unhideWhenUsed/>
    <w:rsid w:val="004D605E"/>
    <w:pPr>
      <w:tabs>
        <w:tab w:val="right" w:leader="dot" w:pos="9062"/>
      </w:tabs>
      <w:spacing w:after="100"/>
    </w:pPr>
  </w:style>
  <w:style w:type="paragraph" w:styleId="TOC2">
    <w:name w:val="toc 2"/>
    <w:basedOn w:val="Normal"/>
    <w:next w:val="Normal"/>
    <w:autoRedefine/>
    <w:uiPriority w:val="39"/>
    <w:unhideWhenUsed/>
    <w:rsid w:val="00A23ED4"/>
    <w:pPr>
      <w:spacing w:after="100"/>
      <w:ind w:left="220"/>
    </w:pPr>
  </w:style>
  <w:style w:type="character" w:styleId="Hyperlink">
    <w:name w:val="Hyperlink"/>
    <w:basedOn w:val="DefaultParagraphFont"/>
    <w:uiPriority w:val="99"/>
    <w:unhideWhenUsed/>
    <w:rsid w:val="00A23ED4"/>
    <w:rPr>
      <w:color w:val="0563C1" w:themeColor="hyperlink"/>
      <w:u w:val="single"/>
    </w:rPr>
  </w:style>
  <w:style w:type="character" w:customStyle="1" w:styleId="Heading3Char">
    <w:name w:val="Heading 3 Char"/>
    <w:basedOn w:val="DefaultParagraphFont"/>
    <w:link w:val="Heading30"/>
    <w:uiPriority w:val="9"/>
    <w:rsid w:val="00BC6BAB"/>
    <w:rPr>
      <w:rFonts w:ascii="Times New Roman" w:eastAsiaTheme="majorEastAsia" w:hAnsi="Times New Roman" w:cstheme="majorBidi"/>
      <w:sz w:val="28"/>
      <w:szCs w:val="24"/>
    </w:rPr>
  </w:style>
  <w:style w:type="paragraph" w:styleId="Caption">
    <w:name w:val="caption"/>
    <w:basedOn w:val="Normal"/>
    <w:next w:val="Normal"/>
    <w:uiPriority w:val="35"/>
    <w:unhideWhenUsed/>
    <w:qFormat/>
    <w:rsid w:val="008751E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A2AFF"/>
    <w:pPr>
      <w:spacing w:after="100"/>
      <w:ind w:left="480"/>
    </w:pPr>
  </w:style>
  <w:style w:type="character" w:customStyle="1" w:styleId="UnresolvedMention1">
    <w:name w:val="Unresolved Mention1"/>
    <w:basedOn w:val="DefaultParagraphFont"/>
    <w:uiPriority w:val="99"/>
    <w:semiHidden/>
    <w:unhideWhenUsed/>
    <w:rsid w:val="00E02305"/>
    <w:rPr>
      <w:color w:val="605E5C"/>
      <w:shd w:val="clear" w:color="auto" w:fill="E1DFDD"/>
    </w:rPr>
  </w:style>
  <w:style w:type="character" w:styleId="FollowedHyperlink">
    <w:name w:val="FollowedHyperlink"/>
    <w:basedOn w:val="DefaultParagraphFont"/>
    <w:uiPriority w:val="99"/>
    <w:semiHidden/>
    <w:unhideWhenUsed/>
    <w:rsid w:val="00173E6F"/>
    <w:rPr>
      <w:color w:val="954F72" w:themeColor="followedHyperlink"/>
      <w:u w:val="single"/>
    </w:rPr>
  </w:style>
  <w:style w:type="paragraph" w:styleId="NoSpacing">
    <w:name w:val="No Spacing"/>
    <w:uiPriority w:val="1"/>
    <w:qFormat/>
    <w:rsid w:val="00087E84"/>
    <w:pPr>
      <w:spacing w:after="0" w:line="240" w:lineRule="auto"/>
      <w:ind w:firstLine="709"/>
      <w:jc w:val="both"/>
    </w:pPr>
    <w:rPr>
      <w:rFonts w:ascii="Times New Roman" w:hAnsi="Times New Roman"/>
      <w:sz w:val="24"/>
    </w:rPr>
  </w:style>
  <w:style w:type="paragraph" w:styleId="Subtitle">
    <w:name w:val="Subtitle"/>
    <w:basedOn w:val="Normal"/>
    <w:next w:val="Normal"/>
    <w:link w:val="SubtitleChar"/>
    <w:uiPriority w:val="11"/>
    <w:qFormat/>
    <w:rsid w:val="0020512C"/>
    <w:pPr>
      <w:numPr>
        <w:ilvl w:val="1"/>
      </w:numPr>
      <w:spacing w:before="120" w:after="12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0512C"/>
    <w:rPr>
      <w:rFonts w:eastAsiaTheme="minorEastAsia"/>
      <w:color w:val="5A5A5A" w:themeColor="text1" w:themeTint="A5"/>
      <w:spacing w:val="15"/>
    </w:rPr>
  </w:style>
  <w:style w:type="character" w:styleId="Strong">
    <w:name w:val="Strong"/>
    <w:basedOn w:val="DefaultParagraphFont"/>
    <w:uiPriority w:val="22"/>
    <w:qFormat/>
    <w:rsid w:val="00E2690D"/>
    <w:rPr>
      <w:b/>
      <w:bCs/>
    </w:rPr>
  </w:style>
  <w:style w:type="character" w:styleId="CommentReference">
    <w:name w:val="annotation reference"/>
    <w:basedOn w:val="DefaultParagraphFont"/>
    <w:uiPriority w:val="99"/>
    <w:semiHidden/>
    <w:unhideWhenUsed/>
    <w:rsid w:val="00FB3E2E"/>
    <w:rPr>
      <w:sz w:val="16"/>
      <w:szCs w:val="16"/>
    </w:rPr>
  </w:style>
  <w:style w:type="paragraph" w:styleId="CommentText">
    <w:name w:val="annotation text"/>
    <w:basedOn w:val="Normal"/>
    <w:link w:val="CommentTextChar"/>
    <w:uiPriority w:val="99"/>
    <w:semiHidden/>
    <w:unhideWhenUsed/>
    <w:rsid w:val="00FB3E2E"/>
    <w:pPr>
      <w:spacing w:line="240" w:lineRule="auto"/>
    </w:pPr>
    <w:rPr>
      <w:sz w:val="20"/>
      <w:szCs w:val="20"/>
    </w:rPr>
  </w:style>
  <w:style w:type="character" w:customStyle="1" w:styleId="CommentTextChar">
    <w:name w:val="Comment Text Char"/>
    <w:basedOn w:val="DefaultParagraphFont"/>
    <w:link w:val="CommentText"/>
    <w:uiPriority w:val="99"/>
    <w:semiHidden/>
    <w:rsid w:val="00FB3E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3E2E"/>
    <w:rPr>
      <w:b/>
      <w:bCs/>
    </w:rPr>
  </w:style>
  <w:style w:type="character" w:customStyle="1" w:styleId="CommentSubjectChar">
    <w:name w:val="Comment Subject Char"/>
    <w:basedOn w:val="CommentTextChar"/>
    <w:link w:val="CommentSubject"/>
    <w:uiPriority w:val="99"/>
    <w:semiHidden/>
    <w:rsid w:val="00FB3E2E"/>
    <w:rPr>
      <w:rFonts w:ascii="Times New Roman" w:hAnsi="Times New Roman"/>
      <w:b/>
      <w:bCs/>
      <w:sz w:val="20"/>
      <w:szCs w:val="20"/>
    </w:rPr>
  </w:style>
  <w:style w:type="paragraph" w:styleId="BalloonText">
    <w:name w:val="Balloon Text"/>
    <w:basedOn w:val="Normal"/>
    <w:link w:val="BalloonTextChar"/>
    <w:uiPriority w:val="99"/>
    <w:semiHidden/>
    <w:unhideWhenUsed/>
    <w:rsid w:val="00FB3E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E2E"/>
    <w:rPr>
      <w:rFonts w:ascii="Segoe UI" w:hAnsi="Segoe UI" w:cs="Segoe UI"/>
      <w:sz w:val="18"/>
      <w:szCs w:val="18"/>
    </w:rPr>
  </w:style>
  <w:style w:type="paragraph" w:customStyle="1" w:styleId="Heading1">
    <w:name w:val="#Heading 1"/>
    <w:basedOn w:val="Heading10"/>
    <w:next w:val="Normal"/>
    <w:link w:val="Heading1Char0"/>
    <w:qFormat/>
    <w:rsid w:val="00E64499"/>
    <w:pPr>
      <w:numPr>
        <w:numId w:val="5"/>
      </w:numPr>
    </w:pPr>
  </w:style>
  <w:style w:type="paragraph" w:customStyle="1" w:styleId="Heading2">
    <w:name w:val="#Heading 2"/>
    <w:basedOn w:val="Heading20"/>
    <w:next w:val="Normal"/>
    <w:link w:val="Heading2Char0"/>
    <w:qFormat/>
    <w:rsid w:val="008E180A"/>
    <w:pPr>
      <w:numPr>
        <w:ilvl w:val="1"/>
        <w:numId w:val="5"/>
      </w:numPr>
    </w:pPr>
  </w:style>
  <w:style w:type="character" w:customStyle="1" w:styleId="Heading1Char0">
    <w:name w:val="#Heading 1 Char"/>
    <w:basedOn w:val="Heading1Char"/>
    <w:link w:val="Heading1"/>
    <w:rsid w:val="00137633"/>
    <w:rPr>
      <w:rFonts w:ascii="Times New Roman" w:eastAsiaTheme="majorEastAsia" w:hAnsi="Times New Roman" w:cstheme="majorBidi"/>
      <w:b/>
      <w:sz w:val="36"/>
      <w:szCs w:val="32"/>
    </w:rPr>
  </w:style>
  <w:style w:type="paragraph" w:customStyle="1" w:styleId="Heading3">
    <w:name w:val="#Heading 3"/>
    <w:basedOn w:val="Heading30"/>
    <w:next w:val="Normal"/>
    <w:link w:val="Heading3Char0"/>
    <w:qFormat/>
    <w:rsid w:val="008E180A"/>
    <w:pPr>
      <w:numPr>
        <w:ilvl w:val="2"/>
        <w:numId w:val="5"/>
      </w:numPr>
    </w:pPr>
  </w:style>
  <w:style w:type="character" w:customStyle="1" w:styleId="Heading2Char0">
    <w:name w:val="#Heading 2 Char"/>
    <w:basedOn w:val="Heading1Char0"/>
    <w:link w:val="Heading2"/>
    <w:rsid w:val="00E64499"/>
    <w:rPr>
      <w:rFonts w:ascii="Times New Roman" w:eastAsiaTheme="majorEastAsia" w:hAnsi="Times New Roman" w:cstheme="majorBidi"/>
      <w:b/>
      <w:sz w:val="32"/>
      <w:szCs w:val="26"/>
    </w:rPr>
  </w:style>
  <w:style w:type="character" w:customStyle="1" w:styleId="Heading3Char0">
    <w:name w:val="#Heading 3 Char"/>
    <w:basedOn w:val="Heading1Char0"/>
    <w:link w:val="Heading3"/>
    <w:rsid w:val="008E180A"/>
    <w:rPr>
      <w:rFonts w:ascii="Times New Roman" w:eastAsiaTheme="majorEastAsia" w:hAnsi="Times New Roman" w:cstheme="majorBidi"/>
      <w:b w:val="0"/>
      <w:sz w:val="28"/>
      <w:szCs w:val="24"/>
    </w:rPr>
  </w:style>
  <w:style w:type="character" w:styleId="UnresolvedMention">
    <w:name w:val="Unresolved Mention"/>
    <w:basedOn w:val="DefaultParagraphFont"/>
    <w:uiPriority w:val="99"/>
    <w:semiHidden/>
    <w:unhideWhenUsed/>
    <w:rsid w:val="00BE1085"/>
    <w:rPr>
      <w:color w:val="605E5C"/>
      <w:shd w:val="clear" w:color="auto" w:fill="E1DFDD"/>
    </w:rPr>
  </w:style>
  <w:style w:type="table" w:styleId="TableGrid">
    <w:name w:val="Table Grid"/>
    <w:basedOn w:val="TableNormal"/>
    <w:uiPriority w:val="39"/>
    <w:rsid w:val="00D7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ader3">
    <w:name w:val="#tHeader 3"/>
    <w:basedOn w:val="Heading3"/>
    <w:next w:val="Normal"/>
    <w:link w:val="tHeader3Char"/>
    <w:qFormat/>
    <w:rsid w:val="00C043D8"/>
  </w:style>
  <w:style w:type="paragraph" w:customStyle="1" w:styleId="image">
    <w:name w:val="image"/>
    <w:basedOn w:val="Normal"/>
    <w:link w:val="imageChar"/>
    <w:qFormat/>
    <w:rsid w:val="00DD2008"/>
    <w:pPr>
      <w:ind w:firstLine="0"/>
      <w:jc w:val="center"/>
    </w:pPr>
  </w:style>
  <w:style w:type="character" w:customStyle="1" w:styleId="tHeader3Char">
    <w:name w:val="#tHeader 3 Char"/>
    <w:basedOn w:val="Heading3Char0"/>
    <w:link w:val="tHeader3"/>
    <w:rsid w:val="00C043D8"/>
    <w:rPr>
      <w:rFonts w:ascii="Times New Roman" w:eastAsiaTheme="majorEastAsia" w:hAnsi="Times New Roman" w:cstheme="majorBidi"/>
      <w:b w:val="0"/>
      <w:sz w:val="28"/>
      <w:szCs w:val="24"/>
    </w:rPr>
  </w:style>
  <w:style w:type="character" w:customStyle="1" w:styleId="imageChar">
    <w:name w:val="image Char"/>
    <w:basedOn w:val="DefaultParagraphFont"/>
    <w:link w:val="image"/>
    <w:rsid w:val="00DD200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3586">
      <w:bodyDiv w:val="1"/>
      <w:marLeft w:val="0"/>
      <w:marRight w:val="0"/>
      <w:marTop w:val="0"/>
      <w:marBottom w:val="0"/>
      <w:divBdr>
        <w:top w:val="none" w:sz="0" w:space="0" w:color="auto"/>
        <w:left w:val="none" w:sz="0" w:space="0" w:color="auto"/>
        <w:bottom w:val="none" w:sz="0" w:space="0" w:color="auto"/>
        <w:right w:val="none" w:sz="0" w:space="0" w:color="auto"/>
      </w:divBdr>
    </w:div>
    <w:div w:id="906963070">
      <w:bodyDiv w:val="1"/>
      <w:marLeft w:val="0"/>
      <w:marRight w:val="0"/>
      <w:marTop w:val="0"/>
      <w:marBottom w:val="0"/>
      <w:divBdr>
        <w:top w:val="none" w:sz="0" w:space="0" w:color="auto"/>
        <w:left w:val="none" w:sz="0" w:space="0" w:color="auto"/>
        <w:bottom w:val="none" w:sz="0" w:space="0" w:color="auto"/>
        <w:right w:val="none" w:sz="0" w:space="0" w:color="auto"/>
      </w:divBdr>
    </w:div>
    <w:div w:id="1182817587">
      <w:bodyDiv w:val="1"/>
      <w:marLeft w:val="0"/>
      <w:marRight w:val="0"/>
      <w:marTop w:val="0"/>
      <w:marBottom w:val="0"/>
      <w:divBdr>
        <w:top w:val="none" w:sz="0" w:space="0" w:color="auto"/>
        <w:left w:val="none" w:sz="0" w:space="0" w:color="auto"/>
        <w:bottom w:val="none" w:sz="0" w:space="0" w:color="auto"/>
        <w:right w:val="none" w:sz="0" w:space="0" w:color="auto"/>
      </w:divBdr>
    </w:div>
    <w:div w:id="124580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docs.moodle.org/%20(1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youtube.com/watch?v=EaLVfaj1mW8" TargetMode="External"/><Relationship Id="rId37" Type="http://schemas.openxmlformats.org/officeDocument/2006/relationships/hyperlink" Target="https://www.w3.org/blog/news/archives/669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techgenix.com/comparing-vsto-and-office-web-add-ins-video/"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php.net/manual/en/index.php"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icrosoft.com/en-us" TargetMode="External"/><Relationship Id="rId38" Type="http://schemas.openxmlformats.org/officeDocument/2006/relationships/hyperlink" Target="https://www.w3.org/standards/webdesign/htmlcs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D14CE9-C60F-403A-A5D8-6F2387352B25}">
  <we:reference id="cb1cd358-2fa1-4b63-848a-a4f48db49cc8" version="1.0.0.0" store="\\CRONUS\ADD-in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E8E12-4B72-4BC3-B15D-322991A7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12166</Words>
  <Characters>69347</Characters>
  <Application>Microsoft Office Word</Application>
  <DocSecurity>0</DocSecurity>
  <Lines>577</Lines>
  <Paragraphs>162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Mátrai Tibor</dc:creator>
  <cp:keywords/>
  <dc:description/>
  <cp:lastModifiedBy>Mátrai Tibor</cp:lastModifiedBy>
  <cp:revision>9</cp:revision>
  <dcterms:created xsi:type="dcterms:W3CDTF">2022-04-15T10:49:00Z</dcterms:created>
  <dcterms:modified xsi:type="dcterms:W3CDTF">2022-04-26T22:29:00Z</dcterms:modified>
</cp:coreProperties>
</file>